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76AE1" w:rsidR="00995210" w:rsidP="2113030F" w:rsidRDefault="00995210" w14:paraId="7D92C573" w14:textId="3962159F">
      <w:pPr>
        <w:pStyle w:val="Normal"/>
        <w:jc w:val="center"/>
        <w:rPr>
          <w:rFonts w:ascii="Calibri" w:hAnsi="Calibri" w:cs="Calibri"/>
        </w:rPr>
      </w:pPr>
      <w:r w:rsidR="07377B5D">
        <w:drawing>
          <wp:inline wp14:editId="71022F47" wp14:anchorId="7A241E77">
            <wp:extent cx="4572635" cy="1457325"/>
            <wp:effectExtent l="0" t="0" r="0" b="9525"/>
            <wp:docPr id="809375411" name="Picture 10" descr="A black background with green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92140" name="Picture 10" descr="A black background with green text&#10;&#10;Description automatically generated"/>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4572635" cy="1457325"/>
                    </a:xfrm>
                    <a:prstGeom prst="rect">
                      <a:avLst/>
                    </a:prstGeom>
                    <a:noFill/>
                  </pic:spPr>
                </pic:pic>
              </a:graphicData>
            </a:graphic>
          </wp:inline>
        </w:drawing>
      </w:r>
    </w:p>
    <w:p w:rsidRPr="00376AE1" w:rsidR="00995210" w:rsidP="00995210" w:rsidRDefault="00995210" w14:paraId="02ADC664" w14:textId="5DA45B6F">
      <w:pPr>
        <w:spacing w:before="120" w:after="120"/>
        <w:rPr>
          <w:rFonts w:ascii="Calibri" w:hAnsi="Calibri" w:cs="Calibri"/>
        </w:rPr>
      </w:pPr>
    </w:p>
    <w:p w:rsidRPr="00376AE1" w:rsidR="00995210" w:rsidP="00995210" w:rsidRDefault="00995210" w14:paraId="5FA0964F" w14:textId="77777777">
      <w:pPr>
        <w:spacing w:before="120" w:after="120"/>
        <w:rPr>
          <w:rFonts w:ascii="Calibri" w:hAnsi="Calibri" w:cs="Calibri"/>
        </w:rPr>
      </w:pPr>
    </w:p>
    <w:p w:rsidRPr="00376AE1" w:rsidR="00995210" w:rsidP="2113030F" w:rsidRDefault="008A04E7" w14:paraId="2EB34672" w14:textId="05549E93">
      <w:pPr>
        <w:spacing w:before="120" w:after="120"/>
        <w:jc w:val="left"/>
        <w:rPr>
          <w:rFonts w:ascii="Calibri" w:hAnsi="Calibri" w:cs="Calibri"/>
        </w:rPr>
      </w:pPr>
    </w:p>
    <w:p w:rsidRPr="00376AE1" w:rsidR="00995210" w:rsidP="00995210" w:rsidRDefault="00995210" w14:paraId="2EA2438E" w14:textId="77777777">
      <w:pPr>
        <w:spacing w:before="120" w:after="120"/>
        <w:jc w:val="center"/>
        <w:rPr>
          <w:rFonts w:ascii="Calibri" w:hAnsi="Calibri" w:cs="Calibri"/>
        </w:rPr>
      </w:pPr>
    </w:p>
    <w:p w:rsidRPr="00376AE1" w:rsidR="00995210" w:rsidP="00995210" w:rsidRDefault="00995210" w14:paraId="220664A5" w14:textId="77777777">
      <w:pPr>
        <w:spacing w:before="120" w:after="120"/>
        <w:jc w:val="center"/>
        <w:rPr>
          <w:rFonts w:ascii="Calibri" w:hAnsi="Calibri" w:cs="Calibri"/>
        </w:rPr>
      </w:pPr>
    </w:p>
    <w:p w:rsidRPr="00376AE1" w:rsidR="00995210" w:rsidP="00995210" w:rsidRDefault="00995210" w14:paraId="6A4FE169" w14:textId="77777777">
      <w:pPr>
        <w:spacing w:before="120" w:after="120"/>
        <w:jc w:val="center"/>
        <w:rPr>
          <w:rFonts w:ascii="Calibri" w:hAnsi="Calibri" w:cs="Calibri"/>
          <w:sz w:val="32"/>
          <w:szCs w:val="32"/>
        </w:rPr>
      </w:pPr>
    </w:p>
    <w:p w:rsidRPr="00376AE1" w:rsidR="00995210" w:rsidP="000C3DCD" w:rsidRDefault="00995210" w14:paraId="05870834" w14:textId="77777777">
      <w:pPr>
        <w:pBdr>
          <w:top w:val="single" w:color="auto" w:sz="4" w:space="1"/>
          <w:bottom w:val="single" w:color="auto" w:sz="4" w:space="1"/>
        </w:pBdr>
        <w:spacing w:before="120" w:after="120"/>
        <w:jc w:val="center"/>
        <w:rPr>
          <w:rFonts w:ascii="Calibri" w:hAnsi="Calibri" w:cs="Calibri"/>
          <w:sz w:val="32"/>
          <w:szCs w:val="32"/>
        </w:rPr>
      </w:pPr>
    </w:p>
    <w:p w:rsidRPr="00376AE1" w:rsidR="00757BE5" w:rsidP="2113030F" w:rsidRDefault="00941CCF" w14:paraId="55A042DF" w14:textId="28EC627A">
      <w:pPr>
        <w:pBdr>
          <w:top w:val="single" w:color="FF000000" w:sz="4" w:space="1"/>
          <w:bottom w:val="single" w:color="FF000000" w:sz="4" w:space="1"/>
        </w:pBdr>
        <w:spacing w:before="120" w:after="120"/>
        <w:jc w:val="center"/>
        <w:rPr>
          <w:rFonts w:cs="Arial"/>
          <w:b w:val="1"/>
          <w:bCs w:val="1"/>
          <w:color w:val="002060"/>
          <w:sz w:val="32"/>
          <w:szCs w:val="32"/>
        </w:rPr>
      </w:pPr>
      <w:r w:rsidRPr="2113030F" w:rsidR="07377B5D">
        <w:rPr>
          <w:rFonts w:cs="Arial"/>
          <w:b w:val="1"/>
          <w:bCs w:val="1"/>
          <w:color w:val="002060"/>
          <w:sz w:val="32"/>
          <w:szCs w:val="32"/>
        </w:rPr>
        <w:t>NW</w:t>
      </w:r>
      <w:r w:rsidRPr="2113030F" w:rsidR="00941CCF">
        <w:rPr>
          <w:rFonts w:cs="Arial"/>
          <w:b w:val="1"/>
          <w:bCs w:val="1"/>
          <w:color w:val="002060"/>
          <w:sz w:val="32"/>
          <w:szCs w:val="32"/>
        </w:rPr>
        <w:t xml:space="preserve">DPWR – </w:t>
      </w:r>
      <w:r w:rsidRPr="2113030F" w:rsidR="00D35A8C">
        <w:rPr>
          <w:rFonts w:cs="Arial"/>
          <w:b w:val="1"/>
          <w:bCs w:val="1"/>
          <w:color w:val="002060"/>
          <w:sz w:val="32"/>
          <w:szCs w:val="32"/>
        </w:rPr>
        <w:t>THE PAYMENT SYSTEM</w:t>
      </w:r>
      <w:r w:rsidRPr="2113030F" w:rsidR="001B1DCD">
        <w:rPr>
          <w:rFonts w:cs="Arial"/>
          <w:b w:val="1"/>
          <w:bCs w:val="1"/>
          <w:color w:val="002060"/>
          <w:sz w:val="32"/>
          <w:szCs w:val="32"/>
        </w:rPr>
        <w:t xml:space="preserve"> </w:t>
      </w:r>
      <w:r w:rsidRPr="2113030F" w:rsidR="001F33AF">
        <w:rPr>
          <w:rFonts w:cs="Arial"/>
          <w:b w:val="1"/>
          <w:bCs w:val="1"/>
          <w:color w:val="002060"/>
          <w:sz w:val="32"/>
          <w:szCs w:val="32"/>
        </w:rPr>
        <w:t>Project Charter</w:t>
      </w:r>
    </w:p>
    <w:p w:rsidRPr="00376AE1" w:rsidR="00995210" w:rsidP="001B1DCD" w:rsidRDefault="00995210" w14:paraId="3AD35E38" w14:textId="77777777">
      <w:pPr>
        <w:pBdr>
          <w:top w:val="single" w:color="auto" w:sz="4" w:space="1"/>
          <w:bottom w:val="single" w:color="auto" w:sz="4" w:space="1"/>
        </w:pBdr>
        <w:spacing w:before="120" w:after="120"/>
        <w:rPr>
          <w:rFonts w:cs="Arial"/>
          <w:b/>
          <w:bCs/>
          <w:color w:val="0F4761" w:themeColor="accent1" w:themeShade="BF"/>
          <w:sz w:val="32"/>
          <w:szCs w:val="32"/>
        </w:rPr>
      </w:pPr>
    </w:p>
    <w:p w:rsidRPr="00376AE1" w:rsidR="00995210" w:rsidP="00995210" w:rsidRDefault="00995210" w14:paraId="5A617045" w14:textId="77777777">
      <w:pPr>
        <w:spacing w:before="120" w:after="120"/>
        <w:jc w:val="center"/>
        <w:rPr>
          <w:rFonts w:ascii="Calibri" w:hAnsi="Calibri" w:cs="Calibri"/>
          <w:color w:val="0F4761" w:themeColor="accent1" w:themeShade="BF"/>
          <w:sz w:val="32"/>
          <w:szCs w:val="32"/>
        </w:rPr>
      </w:pPr>
    </w:p>
    <w:p w:rsidRPr="00376AE1" w:rsidR="00995210" w:rsidP="00995210" w:rsidRDefault="00995210" w14:paraId="671CF3C9" w14:textId="77777777">
      <w:pPr>
        <w:rPr>
          <w:rFonts w:cs="Arial"/>
        </w:rPr>
      </w:pPr>
      <w:r w:rsidRPr="00376AE1">
        <w:rPr>
          <w:rFonts w:cs="Arial"/>
          <w:b/>
          <w:bCs/>
        </w:rPr>
        <w:t>CONTRACT NO:</w:t>
      </w:r>
      <w:r w:rsidRPr="00376AE1">
        <w:rPr>
          <w:rFonts w:cs="Arial"/>
        </w:rPr>
        <w:t xml:space="preserve"> PWR 107/22</w:t>
      </w:r>
    </w:p>
    <w:p w:rsidRPr="00376AE1" w:rsidR="00995210" w:rsidP="00995210" w:rsidRDefault="00995210" w14:paraId="5CC1555D" w14:textId="1E3B774E">
      <w:pPr>
        <w:ind w:left="1843" w:hanging="1843"/>
        <w:rPr>
          <w:rFonts w:cs="Arial"/>
        </w:rPr>
      </w:pPr>
      <w:r w:rsidRPr="2113030F" w:rsidR="1FE1E739">
        <w:rPr>
          <w:rFonts w:cs="Arial"/>
          <w:b w:val="1"/>
          <w:bCs w:val="1"/>
        </w:rPr>
        <w:t xml:space="preserve">DESCRIPTION: </w:t>
      </w:r>
      <w:r w:rsidRPr="2113030F" w:rsidR="00941CCF">
        <w:rPr>
          <w:rFonts w:cs="Arial"/>
        </w:rPr>
        <w:t xml:space="preserve">TO PROJECT, PROGRAMME AND PORTFOLIO MANAGEMENT (PPPM) SERVICES FOR THE </w:t>
      </w:r>
      <w:r w:rsidRPr="2113030F" w:rsidR="587A88A8">
        <w:rPr>
          <w:rFonts w:cs="Arial"/>
        </w:rPr>
        <w:t>NORTHWEST</w:t>
      </w:r>
      <w:r w:rsidRPr="2113030F" w:rsidR="00941CCF">
        <w:rPr>
          <w:rFonts w:cs="Arial"/>
        </w:rPr>
        <w:t xml:space="preserve"> DEPARTMENT OF PUBLIC WORKS AND ROADS FOR A PERIOD OF THIRTY-SIX (36) MONTHS</w:t>
      </w:r>
    </w:p>
    <w:p w:rsidRPr="00376AE1" w:rsidR="00995210" w:rsidP="000C3DCD" w:rsidRDefault="00995210" w14:paraId="44B94517" w14:textId="77777777">
      <w:pPr>
        <w:pBdr>
          <w:bottom w:val="single" w:color="auto" w:sz="4" w:space="1"/>
        </w:pBdr>
        <w:spacing w:before="120" w:after="120"/>
        <w:jc w:val="center"/>
        <w:rPr>
          <w:rFonts w:cs="Arial"/>
          <w:sz w:val="32"/>
          <w:szCs w:val="32"/>
        </w:rPr>
      </w:pPr>
    </w:p>
    <w:p w:rsidRPr="00376AE1" w:rsidR="00A43A84" w:rsidRDefault="00A43A84" w14:paraId="29372A6D" w14:textId="1753BFF3">
      <w:pPr>
        <w:spacing w:before="0" w:after="160" w:line="278" w:lineRule="auto"/>
        <w:jc w:val="left"/>
        <w:rPr>
          <w:rFonts w:ascii="Calibri" w:hAnsi="Calibri" w:eastAsia="Arial" w:cs="Calibri"/>
          <w:sz w:val="28"/>
        </w:rPr>
      </w:pPr>
      <w:bookmarkStart w:name="_Hlk172023888" w:id="0"/>
    </w:p>
    <w:p w:rsidRPr="00376AE1" w:rsidR="000A4F62" w:rsidRDefault="000A4F62" w14:paraId="4CEEE9F1" w14:textId="77777777">
      <w:pPr>
        <w:spacing w:before="0" w:after="160" w:line="278" w:lineRule="auto"/>
        <w:jc w:val="left"/>
        <w:rPr>
          <w:rFonts w:eastAsia="Arial" w:cs="Arial"/>
        </w:rPr>
      </w:pPr>
      <w:bookmarkStart w:name="_Hlk189549596" w:id="1"/>
      <w:r w:rsidRPr="00376AE1">
        <w:rPr>
          <w:rFonts w:eastAsia="Arial" w:cs="Arial"/>
        </w:rPr>
        <w:br w:type="page"/>
      </w:r>
    </w:p>
    <w:p w:rsidRPr="00376AE1" w:rsidR="00995210" w:rsidP="00EC2916" w:rsidRDefault="00995210" w14:paraId="78B518E8" w14:textId="72AF5F7B">
      <w:pPr>
        <w:spacing w:before="120" w:after="120"/>
        <w:jc w:val="center"/>
        <w:rPr>
          <w:rFonts w:eastAsia="Arial" w:cs="Arial"/>
        </w:rPr>
      </w:pPr>
      <w:r w:rsidRPr="00376AE1">
        <w:rPr>
          <w:rFonts w:eastAsia="Arial" w:cs="Arial"/>
        </w:rPr>
        <w:t>DOCUMENT CONTROL SHEET</w:t>
      </w:r>
    </w:p>
    <w:p w:rsidR="00995210" w:rsidP="2113030F" w:rsidRDefault="00995210" w14:paraId="5B2BAA47" w14:textId="59D051A3">
      <w:pPr>
        <w:spacing w:before="120" w:after="120"/>
      </w:pPr>
      <w:r w:rsidRPr="2113030F" w:rsidR="00995210">
        <w:rPr>
          <w:rFonts w:eastAsia="Arial" w:cs="Arial"/>
        </w:rPr>
        <w:t>The purpose of this form is to ensure that documents are reviewed and approved prior to issue. The form is to be bound into the front of all documents issued by GO BENG DBG PROJECTS (PTY) LTD JOINT VENTURE</w:t>
      </w:r>
      <w:r w:rsidRPr="2113030F" w:rsidR="4C4E230F">
        <w:rPr>
          <w:rFonts w:eastAsia="Arial" w:cs="Arial"/>
        </w:rPr>
        <w:t>.</w:t>
      </w:r>
    </w:p>
    <w:p w:rsidRPr="00376AE1" w:rsidR="00995210" w:rsidP="00EC2916" w:rsidRDefault="00995210" w14:paraId="3EF6402E" w14:textId="77777777">
      <w:pPr>
        <w:spacing w:before="120" w:after="120"/>
        <w:rPr>
          <w:rFonts w:eastAsia="Arial" w:cs="Arial"/>
        </w:rPr>
      </w:pPr>
      <w:r w:rsidRPr="00376AE1">
        <w:rPr>
          <w:rFonts w:eastAsia="Arial" w:cs="Arial"/>
        </w:rPr>
        <w:t>DOCUMENT PROPERTIES</w:t>
      </w:r>
    </w:p>
    <w:tbl>
      <w:tblPr>
        <w:tblW w:w="9057"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2390"/>
        <w:gridCol w:w="6667"/>
      </w:tblGrid>
      <w:tr w:rsidRPr="00376AE1" w:rsidR="000A4F62" w:rsidTr="2113030F" w14:paraId="7768DB12" w14:textId="77777777">
        <w:trPr>
          <w:trHeight w:val="567" w:hRule="exact"/>
        </w:trPr>
        <w:tc>
          <w:tcPr>
            <w:tcW w:w="2390" w:type="dxa"/>
            <w:shd w:val="clear" w:color="auto" w:fill="BFBFBF" w:themeFill="background1" w:themeFillShade="BF"/>
            <w:tcMar/>
            <w:vAlign w:val="center"/>
          </w:tcPr>
          <w:p w:rsidRPr="00376AE1" w:rsidR="00995210" w:rsidP="00D76330" w:rsidRDefault="00995210" w14:paraId="0808EDC5" w14:textId="77777777">
            <w:pPr>
              <w:jc w:val="center"/>
              <w:rPr>
                <w:rFonts w:eastAsia="Arial"/>
                <w:b/>
                <w:bCs/>
              </w:rPr>
            </w:pPr>
            <w:r w:rsidRPr="00376AE1">
              <w:rPr>
                <w:rFonts w:eastAsia="Arial"/>
                <w:b/>
                <w:bCs/>
              </w:rPr>
              <w:t>Item</w:t>
            </w:r>
          </w:p>
        </w:tc>
        <w:tc>
          <w:tcPr>
            <w:tcW w:w="6667" w:type="dxa"/>
            <w:shd w:val="clear" w:color="auto" w:fill="BFBFBF" w:themeFill="background1" w:themeFillShade="BF"/>
            <w:tcMar/>
            <w:vAlign w:val="center"/>
          </w:tcPr>
          <w:p w:rsidRPr="00376AE1" w:rsidR="00995210" w:rsidP="00D76330" w:rsidRDefault="00995210" w14:paraId="599655DD" w14:textId="77777777">
            <w:pPr>
              <w:jc w:val="center"/>
              <w:rPr>
                <w:rFonts w:eastAsia="Arial"/>
                <w:b/>
                <w:bCs/>
              </w:rPr>
            </w:pPr>
            <w:r w:rsidRPr="00376AE1">
              <w:rPr>
                <w:rFonts w:eastAsia="Arial"/>
                <w:b/>
                <w:bCs/>
              </w:rPr>
              <w:t>Description</w:t>
            </w:r>
          </w:p>
        </w:tc>
      </w:tr>
      <w:tr w:rsidRPr="00376AE1" w:rsidR="000A4F62" w:rsidTr="2113030F" w14:paraId="5FFA9E7F" w14:textId="77777777">
        <w:trPr>
          <w:trHeight w:val="856" w:hRule="exact"/>
        </w:trPr>
        <w:tc>
          <w:tcPr>
            <w:tcW w:w="2390" w:type="dxa"/>
            <w:tcMar/>
            <w:vAlign w:val="center"/>
          </w:tcPr>
          <w:p w:rsidRPr="00376AE1" w:rsidR="00995210" w:rsidP="00D76330" w:rsidRDefault="00995210" w14:paraId="0CA92EF0" w14:textId="77777777">
            <w:pPr>
              <w:rPr>
                <w:rFonts w:eastAsia="Arial"/>
              </w:rPr>
            </w:pPr>
            <w:r w:rsidRPr="00376AE1">
              <w:rPr>
                <w:rFonts w:eastAsia="Arial"/>
              </w:rPr>
              <w:t>Document Title</w:t>
            </w:r>
          </w:p>
        </w:tc>
        <w:tc>
          <w:tcPr>
            <w:tcW w:w="6667" w:type="dxa"/>
            <w:tcMar/>
            <w:vAlign w:val="center"/>
          </w:tcPr>
          <w:p w:rsidRPr="00376AE1" w:rsidR="00573EC4" w:rsidP="00D76330" w:rsidRDefault="001B1DCD" w14:paraId="517A6828" w14:textId="1C4F04FE">
            <w:pPr>
              <w:rPr>
                <w:rFonts w:eastAsia="Arial"/>
              </w:rPr>
            </w:pPr>
            <w:r w:rsidRPr="2113030F" w:rsidR="4799B056">
              <w:rPr>
                <w:rFonts w:eastAsia="Arial"/>
              </w:rPr>
              <w:t xml:space="preserve"> NW</w:t>
            </w:r>
            <w:r w:rsidRPr="2113030F" w:rsidR="001B1DCD">
              <w:rPr>
                <w:rFonts w:eastAsia="Arial"/>
              </w:rPr>
              <w:t xml:space="preserve">DPWR – </w:t>
            </w:r>
            <w:r w:rsidRPr="2113030F" w:rsidR="00D35A8C">
              <w:rPr>
                <w:rFonts w:eastAsia="Arial"/>
              </w:rPr>
              <w:t>THE PAYMENT SYSTEM</w:t>
            </w:r>
            <w:r w:rsidRPr="2113030F" w:rsidR="001B1DCD">
              <w:rPr>
                <w:rFonts w:eastAsia="Arial"/>
              </w:rPr>
              <w:t xml:space="preserve"> </w:t>
            </w:r>
            <w:r w:rsidRPr="2113030F" w:rsidR="001F33AF">
              <w:rPr>
                <w:rFonts w:eastAsia="Arial"/>
              </w:rPr>
              <w:t>Project Charter</w:t>
            </w:r>
          </w:p>
        </w:tc>
      </w:tr>
      <w:tr w:rsidRPr="00376AE1" w:rsidR="000A4F62" w:rsidTr="2113030F" w14:paraId="5335C063" w14:textId="77777777">
        <w:trPr>
          <w:trHeight w:val="573" w:hRule="exact"/>
        </w:trPr>
        <w:tc>
          <w:tcPr>
            <w:tcW w:w="2390" w:type="dxa"/>
            <w:tcMar/>
            <w:vAlign w:val="center"/>
          </w:tcPr>
          <w:p w:rsidRPr="00376AE1" w:rsidR="00995210" w:rsidP="00D76330" w:rsidRDefault="00995210" w14:paraId="2C9F516B" w14:textId="77777777">
            <w:pPr>
              <w:rPr>
                <w:rFonts w:eastAsia="Arial"/>
              </w:rPr>
            </w:pPr>
            <w:r w:rsidRPr="00376AE1">
              <w:rPr>
                <w:rFonts w:eastAsia="Arial"/>
              </w:rPr>
              <w:t>Client</w:t>
            </w:r>
          </w:p>
        </w:tc>
        <w:tc>
          <w:tcPr>
            <w:tcW w:w="6667" w:type="dxa"/>
            <w:tcMar/>
            <w:vAlign w:val="center"/>
          </w:tcPr>
          <w:p w:rsidRPr="00376AE1" w:rsidR="00995210" w:rsidP="00D76330" w:rsidRDefault="00995210" w14:paraId="77034332" w14:textId="77777777">
            <w:pPr>
              <w:rPr>
                <w:rFonts w:eastAsia="Arial"/>
              </w:rPr>
            </w:pPr>
            <w:r w:rsidRPr="00376AE1">
              <w:rPr>
                <w:rFonts w:eastAsia="Arial"/>
              </w:rPr>
              <w:t>NORTH WEST PUBLIC WORKS AND ROADS</w:t>
            </w:r>
          </w:p>
        </w:tc>
      </w:tr>
      <w:tr w:rsidRPr="00376AE1" w:rsidR="000A4F62" w:rsidTr="2113030F" w14:paraId="1C34878E" w14:textId="77777777">
        <w:trPr>
          <w:trHeight w:val="553" w:hRule="exact"/>
        </w:trPr>
        <w:tc>
          <w:tcPr>
            <w:tcW w:w="2390" w:type="dxa"/>
            <w:tcMar/>
            <w:vAlign w:val="center"/>
          </w:tcPr>
          <w:p w:rsidRPr="00376AE1" w:rsidR="00995210" w:rsidP="00D76330" w:rsidRDefault="00995210" w14:paraId="50226D1B" w14:textId="77777777">
            <w:pPr>
              <w:rPr>
                <w:rFonts w:eastAsia="Arial"/>
              </w:rPr>
            </w:pPr>
            <w:r w:rsidRPr="00376AE1">
              <w:rPr>
                <w:rFonts w:eastAsia="Arial"/>
              </w:rPr>
              <w:t>Consultant</w:t>
            </w:r>
          </w:p>
        </w:tc>
        <w:tc>
          <w:tcPr>
            <w:tcW w:w="6667" w:type="dxa"/>
            <w:tcMar/>
            <w:vAlign w:val="center"/>
          </w:tcPr>
          <w:p w:rsidRPr="00376AE1" w:rsidR="00995210" w:rsidP="00D76330" w:rsidRDefault="00995210" w14:paraId="53C0882A" w14:textId="77777777">
            <w:pPr>
              <w:rPr>
                <w:rFonts w:eastAsia="Arial"/>
                <w:color w:val="000000" w:themeColor="text1"/>
              </w:rPr>
            </w:pPr>
            <w:r w:rsidRPr="00376AE1">
              <w:rPr>
                <w:rFonts w:eastAsia="Arial"/>
                <w:color w:val="000000" w:themeColor="text1"/>
              </w:rPr>
              <w:t>GO BENG CONSULTING - DBG PROJECTS (PTY) LTD JOINT VENTURE</w:t>
            </w:r>
          </w:p>
        </w:tc>
      </w:tr>
      <w:tr w:rsidRPr="00376AE1" w:rsidR="000A4F62" w:rsidTr="2113030F" w14:paraId="74FB5615" w14:textId="77777777">
        <w:trPr>
          <w:trHeight w:val="561" w:hRule="exact"/>
        </w:trPr>
        <w:tc>
          <w:tcPr>
            <w:tcW w:w="2390" w:type="dxa"/>
            <w:tcMar/>
            <w:vAlign w:val="center"/>
          </w:tcPr>
          <w:p w:rsidRPr="00376AE1" w:rsidR="00995210" w:rsidP="00D76330" w:rsidRDefault="00995210" w14:paraId="26411353" w14:textId="77777777">
            <w:pPr>
              <w:rPr>
                <w:rFonts w:eastAsia="Arial"/>
              </w:rPr>
            </w:pPr>
            <w:r w:rsidRPr="00376AE1">
              <w:rPr>
                <w:rFonts w:eastAsia="Arial"/>
              </w:rPr>
              <w:t>Document Status</w:t>
            </w:r>
          </w:p>
        </w:tc>
        <w:tc>
          <w:tcPr>
            <w:tcW w:w="6667" w:type="dxa"/>
            <w:tcMar/>
            <w:vAlign w:val="center"/>
          </w:tcPr>
          <w:p w:rsidRPr="00376AE1" w:rsidR="00995210" w:rsidP="00D76330" w:rsidRDefault="00995210" w14:paraId="298F2E98" w14:textId="59B9BFFB">
            <w:pPr>
              <w:rPr>
                <w:rFonts w:eastAsia="Arial"/>
                <w:color w:val="000000" w:themeColor="text1"/>
              </w:rPr>
            </w:pPr>
          </w:p>
        </w:tc>
      </w:tr>
      <w:tr w:rsidRPr="00376AE1" w:rsidR="000A4F62" w:rsidTr="2113030F" w14:paraId="45997421" w14:textId="77777777">
        <w:trPr>
          <w:trHeight w:val="567" w:hRule="exact"/>
        </w:trPr>
        <w:tc>
          <w:tcPr>
            <w:tcW w:w="2390" w:type="dxa"/>
            <w:tcMar/>
            <w:vAlign w:val="center"/>
          </w:tcPr>
          <w:p w:rsidRPr="00376AE1" w:rsidR="00995210" w:rsidP="00D76330" w:rsidRDefault="00995210" w14:paraId="69224DCD" w14:textId="77777777">
            <w:pPr>
              <w:rPr>
                <w:rFonts w:eastAsia="Arial"/>
              </w:rPr>
            </w:pPr>
            <w:r w:rsidRPr="00376AE1">
              <w:rPr>
                <w:rFonts w:eastAsia="Arial"/>
              </w:rPr>
              <w:t>Date</w:t>
            </w:r>
          </w:p>
        </w:tc>
        <w:tc>
          <w:tcPr>
            <w:tcW w:w="6667" w:type="dxa"/>
            <w:tcMar/>
            <w:vAlign w:val="center"/>
          </w:tcPr>
          <w:p w:rsidRPr="00376AE1" w:rsidR="00995210" w:rsidP="00D76330" w:rsidRDefault="00995210" w14:paraId="640F9A25" w14:textId="4606DFCB">
            <w:pPr>
              <w:rPr>
                <w:rFonts w:eastAsia="Arial"/>
              </w:rPr>
            </w:pPr>
          </w:p>
        </w:tc>
      </w:tr>
    </w:tbl>
    <w:p w:rsidRPr="00376AE1" w:rsidR="00995210" w:rsidP="00573EC4" w:rsidRDefault="00941CCF" w14:paraId="2B08E50A" w14:textId="6FDAC3F6">
      <w:pPr>
        <w:rPr>
          <w:rFonts w:eastAsia="Arial"/>
        </w:rPr>
      </w:pPr>
      <w:r w:rsidRPr="00376AE1">
        <w:rPr>
          <w:rFonts w:eastAsia="Arial"/>
        </w:rPr>
        <w:t xml:space="preserve">VERSION </w:t>
      </w:r>
      <w:r w:rsidRPr="00376AE1" w:rsidR="00995210">
        <w:rPr>
          <w:rFonts w:eastAsia="Arial"/>
        </w:rPr>
        <w:t>CONTROL</w:t>
      </w:r>
    </w:p>
    <w:tbl>
      <w:tblPr>
        <w:tblW w:w="9052" w:type="dxa"/>
        <w:tblInd w:w="10" w:type="dxa"/>
        <w:tblLayout w:type="fixed"/>
        <w:tblCellMar>
          <w:left w:w="0" w:type="dxa"/>
          <w:right w:w="0" w:type="dxa"/>
        </w:tblCellMar>
        <w:tblLook w:val="0000" w:firstRow="0" w:lastRow="0" w:firstColumn="0" w:lastColumn="0" w:noHBand="0" w:noVBand="0"/>
      </w:tblPr>
      <w:tblGrid>
        <w:gridCol w:w="3135"/>
        <w:gridCol w:w="3791"/>
        <w:gridCol w:w="2126"/>
      </w:tblGrid>
      <w:tr w:rsidRPr="00376AE1" w:rsidR="00247930" w:rsidTr="2113030F" w14:paraId="652541A3" w14:textId="77777777">
        <w:trPr>
          <w:trHeight w:val="567" w:hRule="exact"/>
        </w:trPr>
        <w:tc>
          <w:tcPr>
            <w:tcW w:w="3135"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0F477C50" w14:textId="77777777">
            <w:pPr>
              <w:rPr>
                <w:rFonts w:eastAsia="Arial"/>
              </w:rPr>
            </w:pPr>
            <w:r w:rsidRPr="00376AE1">
              <w:rPr>
                <w:rFonts w:eastAsia="Arial"/>
              </w:rPr>
              <w:t>Version</w:t>
            </w:r>
          </w:p>
        </w:tc>
        <w:tc>
          <w:tcPr>
            <w:tcW w:w="3791" w:type="dxa"/>
            <w:tcBorders>
              <w:top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4478CE12" w14:textId="77777777">
            <w:pPr>
              <w:rPr>
                <w:rFonts w:eastAsia="Arial"/>
              </w:rPr>
            </w:pPr>
            <w:r w:rsidRPr="00376AE1">
              <w:rPr>
                <w:rFonts w:eastAsia="Arial"/>
              </w:rPr>
              <w:t>Prepared By</w:t>
            </w:r>
          </w:p>
        </w:tc>
        <w:tc>
          <w:tcPr>
            <w:tcW w:w="2126" w:type="dxa"/>
            <w:tcBorders>
              <w:top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69866D8A" w14:textId="77777777">
            <w:pPr>
              <w:rPr>
                <w:rFonts w:eastAsia="Arial"/>
              </w:rPr>
            </w:pPr>
            <w:r w:rsidRPr="00376AE1">
              <w:rPr>
                <w:rFonts w:eastAsia="Arial"/>
              </w:rPr>
              <w:t>Signature</w:t>
            </w:r>
          </w:p>
        </w:tc>
      </w:tr>
      <w:tr w:rsidRPr="00376AE1" w:rsidR="00247930" w:rsidTr="2113030F" w14:paraId="617735DD" w14:textId="77777777">
        <w:trPr>
          <w:trHeight w:val="534" w:hRule="exact"/>
        </w:trPr>
        <w:tc>
          <w:tcPr>
            <w:tcW w:w="3135" w:type="dxa"/>
            <w:tcBorders>
              <w:top w:val="single" w:color="auto" w:sz="8" w:space="0"/>
              <w:left w:val="single" w:color="auto" w:sz="8" w:space="0"/>
              <w:bottom w:val="single" w:color="auto" w:sz="8" w:space="0"/>
              <w:right w:val="single" w:color="auto" w:sz="8" w:space="0"/>
            </w:tcBorders>
            <w:tcMar/>
            <w:vAlign w:val="center"/>
          </w:tcPr>
          <w:p w:rsidRPr="00376AE1" w:rsidR="00995210" w:rsidP="00D76330" w:rsidRDefault="00941CCF" w14:paraId="615409BE" w14:textId="3D2AF061">
            <w:pPr>
              <w:rPr>
                <w:rFonts w:eastAsia="Arial"/>
                <w:color w:val="000000" w:themeColor="text1"/>
              </w:rPr>
            </w:pPr>
            <w:r w:rsidRPr="00376AE1">
              <w:rPr>
                <w:rFonts w:eastAsia="Arial"/>
                <w:color w:val="000000" w:themeColor="text1"/>
              </w:rPr>
              <w:t>FIRST DRAFT</w:t>
            </w:r>
          </w:p>
        </w:tc>
        <w:tc>
          <w:tcPr>
            <w:tcW w:w="3791" w:type="dxa"/>
            <w:tcBorders>
              <w:top w:val="single" w:color="auto" w:sz="8" w:space="0"/>
              <w:bottom w:val="single" w:color="auto" w:sz="8" w:space="0"/>
              <w:right w:val="single" w:color="auto" w:sz="8" w:space="0"/>
            </w:tcBorders>
            <w:tcMar/>
            <w:vAlign w:val="center"/>
          </w:tcPr>
          <w:p w:rsidRPr="00376AE1" w:rsidR="00995210" w:rsidP="00D76330" w:rsidRDefault="001F33AF" w14:paraId="70069DB4" w14:textId="4E16D7E2">
            <w:pPr>
              <w:rPr>
                <w:rFonts w:eastAsia="Arial"/>
                <w:color w:val="000000" w:themeColor="text1"/>
              </w:rPr>
            </w:pPr>
            <w:r>
              <w:rPr>
                <w:rFonts w:eastAsia="Arial" w:cs="Arial"/>
                <w:color w:val="000000" w:themeColor="text1"/>
              </w:rPr>
              <w:t>Nelisiwe Mnyazana</w:t>
            </w:r>
          </w:p>
        </w:tc>
        <w:tc>
          <w:tcPr>
            <w:tcW w:w="2126" w:type="dxa"/>
            <w:tcBorders>
              <w:top w:val="single" w:color="auto" w:sz="8" w:space="0"/>
              <w:bottom w:val="single" w:color="auto" w:sz="8" w:space="0"/>
              <w:right w:val="single" w:color="auto" w:sz="8" w:space="0"/>
            </w:tcBorders>
            <w:tcMar/>
            <w:vAlign w:val="center"/>
          </w:tcPr>
          <w:p w:rsidRPr="00376AE1" w:rsidR="00995210" w:rsidP="000A4F62" w:rsidRDefault="00995210" w14:paraId="48DD00DF" w14:textId="77777777">
            <w:pPr>
              <w:ind w:right="413"/>
              <w:rPr>
                <w:rFonts w:eastAsia="Arial"/>
              </w:rPr>
            </w:pPr>
          </w:p>
        </w:tc>
      </w:tr>
      <w:tr w:rsidRPr="00376AE1" w:rsidR="00247930" w:rsidTr="2113030F" w14:paraId="79FEF8DF" w14:textId="77777777">
        <w:trPr>
          <w:trHeight w:val="567" w:hRule="exact"/>
        </w:trPr>
        <w:tc>
          <w:tcPr>
            <w:tcW w:w="3135"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355A4ABC" w14:textId="77777777">
            <w:pPr>
              <w:rPr>
                <w:rFonts w:eastAsia="Arial"/>
                <w:color w:val="000000" w:themeColor="text1"/>
                <w:highlight w:val="lightGray"/>
              </w:rPr>
            </w:pPr>
            <w:r w:rsidRPr="00376AE1">
              <w:rPr>
                <w:rFonts w:eastAsia="Arial"/>
                <w:color w:val="000000" w:themeColor="text1"/>
              </w:rPr>
              <w:t>Version</w:t>
            </w:r>
          </w:p>
        </w:tc>
        <w:tc>
          <w:tcPr>
            <w:tcW w:w="3791" w:type="dxa"/>
            <w:tcBorders>
              <w:top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63F1D3E7" w14:textId="77777777">
            <w:pPr>
              <w:rPr>
                <w:rFonts w:eastAsia="Arial"/>
                <w:color w:val="000000" w:themeColor="text1"/>
                <w:highlight w:val="lightGray"/>
              </w:rPr>
            </w:pPr>
            <w:r w:rsidRPr="00376AE1">
              <w:rPr>
                <w:rFonts w:eastAsia="Arial"/>
                <w:color w:val="000000" w:themeColor="text1"/>
              </w:rPr>
              <w:t>Reviewed By</w:t>
            </w:r>
          </w:p>
        </w:tc>
        <w:tc>
          <w:tcPr>
            <w:tcW w:w="2126" w:type="dxa"/>
            <w:tcBorders>
              <w:top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4F5B3B4E" w14:textId="77777777">
            <w:pPr>
              <w:rPr>
                <w:rFonts w:eastAsia="Arial"/>
                <w:highlight w:val="lightGray"/>
              </w:rPr>
            </w:pPr>
            <w:r w:rsidRPr="00376AE1">
              <w:rPr>
                <w:rFonts w:eastAsia="Arial"/>
              </w:rPr>
              <w:t>Signature</w:t>
            </w:r>
          </w:p>
        </w:tc>
      </w:tr>
      <w:tr w:rsidRPr="00376AE1" w:rsidR="00247930" w:rsidTr="2113030F" w14:paraId="05E84DE5" w14:textId="77777777">
        <w:trPr>
          <w:trHeight w:val="541" w:hRule="exact"/>
        </w:trPr>
        <w:tc>
          <w:tcPr>
            <w:tcW w:w="3135" w:type="dxa"/>
            <w:tcBorders>
              <w:top w:val="single" w:color="auto" w:sz="8" w:space="0"/>
              <w:left w:val="single" w:color="auto" w:sz="8" w:space="0"/>
              <w:bottom w:val="single" w:color="auto" w:sz="8" w:space="0"/>
              <w:right w:val="single" w:color="auto" w:sz="8" w:space="0"/>
            </w:tcBorders>
            <w:tcMar/>
            <w:vAlign w:val="center"/>
          </w:tcPr>
          <w:p w:rsidRPr="00376AE1" w:rsidR="00995210" w:rsidP="00D76330" w:rsidRDefault="00941CCF" w14:paraId="459E8589" w14:textId="036ACC2C">
            <w:pPr>
              <w:rPr>
                <w:rFonts w:eastAsia="Arial"/>
                <w:color w:val="000000" w:themeColor="text1"/>
              </w:rPr>
            </w:pPr>
            <w:r w:rsidRPr="00376AE1">
              <w:rPr>
                <w:rFonts w:eastAsia="Arial"/>
                <w:color w:val="000000" w:themeColor="text1"/>
              </w:rPr>
              <w:t>FIRST REVIEW</w:t>
            </w:r>
          </w:p>
        </w:tc>
        <w:tc>
          <w:tcPr>
            <w:tcW w:w="3791" w:type="dxa"/>
            <w:tcBorders>
              <w:top w:val="single" w:color="auto" w:sz="8" w:space="0"/>
              <w:bottom w:val="single" w:color="auto" w:sz="8" w:space="0"/>
              <w:right w:val="single" w:color="auto" w:sz="8" w:space="0"/>
            </w:tcBorders>
            <w:tcMar/>
            <w:vAlign w:val="center"/>
          </w:tcPr>
          <w:p w:rsidRPr="00376AE1" w:rsidR="00995210" w:rsidP="00D76330" w:rsidRDefault="001D79C6" w14:paraId="6D75C2CA" w14:textId="4CF353AB">
            <w:pPr>
              <w:rPr>
                <w:rFonts w:eastAsia="Arial"/>
                <w:color w:val="000000" w:themeColor="text1"/>
              </w:rPr>
            </w:pPr>
            <w:r>
              <w:rPr>
                <w:rFonts w:eastAsia="Arial"/>
                <w:color w:val="000000" w:themeColor="text1"/>
              </w:rPr>
              <w:t xml:space="preserve">Stefan </w:t>
            </w:r>
            <w:r w:rsidR="00655D52">
              <w:rPr>
                <w:rFonts w:eastAsia="Arial"/>
                <w:color w:val="000000" w:themeColor="text1"/>
              </w:rPr>
              <w:t>van Tonder</w:t>
            </w:r>
          </w:p>
        </w:tc>
        <w:tc>
          <w:tcPr>
            <w:tcW w:w="2126" w:type="dxa"/>
            <w:tcBorders>
              <w:top w:val="single" w:color="auto" w:sz="8" w:space="0"/>
              <w:bottom w:val="single" w:color="auto" w:sz="8" w:space="0"/>
              <w:right w:val="single" w:color="auto" w:sz="8" w:space="0"/>
            </w:tcBorders>
            <w:tcMar/>
            <w:vAlign w:val="center"/>
          </w:tcPr>
          <w:p w:rsidRPr="00376AE1" w:rsidR="00995210" w:rsidP="00D76330" w:rsidRDefault="00995210" w14:paraId="59BEC068" w14:textId="77777777">
            <w:pPr>
              <w:rPr>
                <w:rFonts w:eastAsia="Arial"/>
              </w:rPr>
            </w:pPr>
          </w:p>
        </w:tc>
      </w:tr>
      <w:tr w:rsidRPr="00376AE1" w:rsidR="00247930" w:rsidTr="2113030F" w14:paraId="7F400994" w14:textId="77777777">
        <w:trPr>
          <w:trHeight w:val="712" w:hRule="exact"/>
        </w:trPr>
        <w:tc>
          <w:tcPr>
            <w:tcW w:w="3135"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3C010430" w14:textId="77777777">
            <w:pPr>
              <w:rPr>
                <w:rFonts w:eastAsia="Arial"/>
                <w:color w:val="000000" w:themeColor="text1"/>
              </w:rPr>
            </w:pPr>
            <w:r w:rsidRPr="00376AE1">
              <w:rPr>
                <w:rFonts w:eastAsia="Arial"/>
                <w:color w:val="000000" w:themeColor="text1"/>
              </w:rPr>
              <w:t>Version</w:t>
            </w:r>
          </w:p>
        </w:tc>
        <w:tc>
          <w:tcPr>
            <w:tcW w:w="3791" w:type="dxa"/>
            <w:tcBorders>
              <w:top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0E0A6F8C" w14:textId="77777777">
            <w:pPr>
              <w:rPr>
                <w:rFonts w:eastAsia="Arial"/>
                <w:color w:val="000000" w:themeColor="text1"/>
              </w:rPr>
            </w:pPr>
            <w:r w:rsidRPr="00376AE1">
              <w:rPr>
                <w:rFonts w:eastAsia="Arial"/>
                <w:color w:val="000000" w:themeColor="text1"/>
              </w:rPr>
              <w:t>Approved By</w:t>
            </w:r>
          </w:p>
        </w:tc>
        <w:tc>
          <w:tcPr>
            <w:tcW w:w="2126" w:type="dxa"/>
            <w:tcBorders>
              <w:top w:val="single" w:color="auto" w:sz="8" w:space="0"/>
              <w:bottom w:val="single" w:color="auto" w:sz="8" w:space="0"/>
              <w:right w:val="single" w:color="auto" w:sz="8" w:space="0"/>
            </w:tcBorders>
            <w:shd w:val="clear" w:color="auto" w:fill="BFBFBF" w:themeFill="background1" w:themeFillShade="BF"/>
            <w:tcMar/>
            <w:vAlign w:val="center"/>
          </w:tcPr>
          <w:p w:rsidRPr="00376AE1" w:rsidR="00995210" w:rsidP="00D76330" w:rsidRDefault="00995210" w14:paraId="4165F3A0" w14:textId="77777777">
            <w:pPr>
              <w:rPr>
                <w:rFonts w:eastAsia="Arial"/>
              </w:rPr>
            </w:pPr>
            <w:r w:rsidRPr="00376AE1">
              <w:rPr>
                <w:rFonts w:eastAsia="Arial"/>
              </w:rPr>
              <w:t>Signature</w:t>
            </w:r>
          </w:p>
        </w:tc>
      </w:tr>
      <w:tr w:rsidRPr="00376AE1" w:rsidR="00247930" w:rsidTr="2113030F" w14:paraId="2BAD5987" w14:textId="77777777">
        <w:trPr>
          <w:trHeight w:val="573" w:hRule="exact"/>
        </w:trPr>
        <w:tc>
          <w:tcPr>
            <w:tcW w:w="3135" w:type="dxa"/>
            <w:tcBorders>
              <w:top w:val="single" w:color="auto" w:sz="8" w:space="0"/>
              <w:left w:val="single" w:color="auto" w:sz="8" w:space="0"/>
              <w:bottom w:val="single" w:color="auto" w:sz="4" w:space="0"/>
              <w:right w:val="single" w:color="auto" w:sz="8" w:space="0"/>
            </w:tcBorders>
            <w:tcMar/>
            <w:vAlign w:val="center"/>
          </w:tcPr>
          <w:p w:rsidRPr="00376AE1" w:rsidR="00995210" w:rsidP="00D76330" w:rsidRDefault="00941CCF" w14:paraId="56BC6568" w14:textId="114D5527">
            <w:pPr>
              <w:rPr>
                <w:rFonts w:eastAsia="Arial"/>
                <w:color w:val="000000" w:themeColor="text1"/>
              </w:rPr>
            </w:pPr>
            <w:r w:rsidRPr="00376AE1">
              <w:rPr>
                <w:rFonts w:eastAsia="Arial"/>
                <w:color w:val="000000" w:themeColor="text1"/>
              </w:rPr>
              <w:t>SECOND REVIEW</w:t>
            </w:r>
          </w:p>
        </w:tc>
        <w:tc>
          <w:tcPr>
            <w:tcW w:w="3791" w:type="dxa"/>
            <w:tcBorders>
              <w:top w:val="single" w:color="auto" w:sz="8" w:space="0"/>
              <w:bottom w:val="single" w:color="auto" w:sz="4" w:space="0"/>
              <w:right w:val="single" w:color="auto" w:sz="8" w:space="0"/>
            </w:tcBorders>
            <w:tcMar/>
            <w:vAlign w:val="center"/>
          </w:tcPr>
          <w:p w:rsidRPr="00376AE1" w:rsidR="00995210" w:rsidP="00D76330" w:rsidRDefault="00995210" w14:paraId="148B1D54" w14:textId="0C18450A">
            <w:pPr>
              <w:rPr>
                <w:rFonts w:eastAsia="Arial"/>
                <w:color w:val="000000" w:themeColor="text1"/>
              </w:rPr>
            </w:pPr>
          </w:p>
        </w:tc>
        <w:tc>
          <w:tcPr>
            <w:tcW w:w="2126" w:type="dxa"/>
            <w:tcBorders>
              <w:top w:val="single" w:color="auto" w:sz="8" w:space="0"/>
              <w:bottom w:val="single" w:color="auto" w:sz="4" w:space="0"/>
              <w:right w:val="single" w:color="auto" w:sz="8" w:space="0"/>
            </w:tcBorders>
            <w:tcMar/>
            <w:vAlign w:val="center"/>
          </w:tcPr>
          <w:p w:rsidRPr="00376AE1" w:rsidR="00995210" w:rsidP="00D76330" w:rsidRDefault="00995210" w14:paraId="37F0CB20" w14:textId="77777777">
            <w:pPr>
              <w:rPr>
                <w:rFonts w:eastAsia="Arial"/>
              </w:rPr>
            </w:pPr>
          </w:p>
        </w:tc>
      </w:tr>
    </w:tbl>
    <w:p w:rsidRPr="00376AE1" w:rsidR="00995210" w:rsidP="000A4F62" w:rsidRDefault="00995210" w14:paraId="34504DC9" w14:textId="1697816F">
      <w:pPr>
        <w:tabs>
          <w:tab w:val="left" w:pos="9360"/>
        </w:tabs>
        <w:spacing w:after="0"/>
        <w:jc w:val="left"/>
        <w:rPr>
          <w:rFonts w:eastAsia="Arial"/>
        </w:rPr>
      </w:pPr>
      <w:r w:rsidRPr="00376AE1">
        <w:rPr>
          <w:rFonts w:eastAsia="Arial"/>
        </w:rPr>
        <w:t>APPROVED FOR EXTERNAL ISSUE BY</w:t>
      </w:r>
      <w:r w:rsidRPr="00376AE1" w:rsidR="00BF746E">
        <w:rPr>
          <w:rFonts w:eastAsia="Arial"/>
        </w:rPr>
        <w:tab/>
      </w:r>
    </w:p>
    <w:tbl>
      <w:tblPr>
        <w:tblW w:w="9052" w:type="dxa"/>
        <w:tblInd w:w="10" w:type="dxa"/>
        <w:tblLayout w:type="fixed"/>
        <w:tblCellMar>
          <w:left w:w="0" w:type="dxa"/>
          <w:right w:w="0" w:type="dxa"/>
        </w:tblCellMar>
        <w:tblLook w:val="0000" w:firstRow="0" w:lastRow="0" w:firstColumn="0" w:lastColumn="0" w:noHBand="0" w:noVBand="0"/>
      </w:tblPr>
      <w:tblGrid>
        <w:gridCol w:w="3099"/>
        <w:gridCol w:w="3827"/>
        <w:gridCol w:w="2126"/>
      </w:tblGrid>
      <w:tr w:rsidRPr="00376AE1" w:rsidR="00247930" w:rsidTr="000A4F62" w14:paraId="583932D5" w14:textId="77777777">
        <w:trPr>
          <w:trHeight w:val="567" w:hRule="exact"/>
        </w:trPr>
        <w:tc>
          <w:tcPr>
            <w:tcW w:w="3099" w:type="dxa"/>
            <w:tcBorders>
              <w:top w:val="single" w:color="auto" w:sz="8" w:space="0"/>
              <w:left w:val="single" w:color="auto" w:sz="8" w:space="0"/>
              <w:bottom w:val="single" w:color="auto" w:sz="8" w:space="0"/>
              <w:right w:val="single" w:color="auto" w:sz="8" w:space="0"/>
            </w:tcBorders>
            <w:shd w:val="clear" w:color="auto" w:fill="BFBFBF"/>
            <w:vAlign w:val="center"/>
          </w:tcPr>
          <w:p w:rsidRPr="00376AE1" w:rsidR="00995210" w:rsidP="00D76330" w:rsidRDefault="00995210" w14:paraId="07C4E546" w14:textId="77777777">
            <w:pPr>
              <w:rPr>
                <w:rFonts w:eastAsia="Arial"/>
              </w:rPr>
            </w:pPr>
            <w:r w:rsidRPr="00376AE1">
              <w:rPr>
                <w:rFonts w:eastAsia="Arial"/>
              </w:rPr>
              <w:t>Version</w:t>
            </w:r>
          </w:p>
        </w:tc>
        <w:tc>
          <w:tcPr>
            <w:tcW w:w="3827" w:type="dxa"/>
            <w:tcBorders>
              <w:top w:val="single" w:color="auto" w:sz="8" w:space="0"/>
              <w:bottom w:val="single" w:color="auto" w:sz="8" w:space="0"/>
              <w:right w:val="single" w:color="auto" w:sz="8" w:space="0"/>
            </w:tcBorders>
            <w:shd w:val="clear" w:color="auto" w:fill="BFBFBF"/>
            <w:vAlign w:val="center"/>
          </w:tcPr>
          <w:p w:rsidRPr="00376AE1" w:rsidR="00995210" w:rsidP="00D76330" w:rsidRDefault="00995210" w14:paraId="279C6C53" w14:textId="77777777">
            <w:pPr>
              <w:rPr>
                <w:rFonts w:eastAsia="Arial"/>
              </w:rPr>
            </w:pPr>
            <w:r w:rsidRPr="00376AE1">
              <w:rPr>
                <w:rFonts w:eastAsia="Arial"/>
              </w:rPr>
              <w:t>Approved By</w:t>
            </w:r>
          </w:p>
        </w:tc>
        <w:tc>
          <w:tcPr>
            <w:tcW w:w="2126" w:type="dxa"/>
            <w:tcBorders>
              <w:top w:val="single" w:color="auto" w:sz="8" w:space="0"/>
              <w:bottom w:val="single" w:color="auto" w:sz="8" w:space="0"/>
              <w:right w:val="single" w:color="auto" w:sz="8" w:space="0"/>
            </w:tcBorders>
            <w:shd w:val="clear" w:color="auto" w:fill="BFBFBF"/>
            <w:vAlign w:val="center"/>
          </w:tcPr>
          <w:p w:rsidRPr="00376AE1" w:rsidR="00995210" w:rsidP="000A4F62" w:rsidRDefault="00995210" w14:paraId="36F460FA" w14:textId="77777777">
            <w:pPr>
              <w:ind w:right="413"/>
              <w:rPr>
                <w:rFonts w:eastAsia="Arial"/>
              </w:rPr>
            </w:pPr>
            <w:r w:rsidRPr="00376AE1">
              <w:rPr>
                <w:rFonts w:eastAsia="Arial"/>
              </w:rPr>
              <w:t>Signature</w:t>
            </w:r>
          </w:p>
        </w:tc>
      </w:tr>
      <w:tr w:rsidRPr="00376AE1" w:rsidR="00247930" w:rsidTr="000A4F62" w14:paraId="2B716D73" w14:textId="77777777">
        <w:trPr>
          <w:trHeight w:val="567" w:hRule="exact"/>
        </w:trPr>
        <w:tc>
          <w:tcPr>
            <w:tcW w:w="3099" w:type="dxa"/>
            <w:tcBorders>
              <w:left w:val="single" w:color="auto" w:sz="8" w:space="0"/>
              <w:bottom w:val="single" w:color="auto" w:sz="8" w:space="0"/>
              <w:right w:val="single" w:color="auto" w:sz="8" w:space="0"/>
            </w:tcBorders>
            <w:vAlign w:val="center"/>
          </w:tcPr>
          <w:p w:rsidRPr="00376AE1" w:rsidR="00995210" w:rsidP="00D76330" w:rsidRDefault="00F60A78" w14:paraId="255FF151" w14:textId="182576D9">
            <w:pPr>
              <w:rPr>
                <w:rFonts w:eastAsia="Arial"/>
                <w:color w:val="000000" w:themeColor="text1"/>
              </w:rPr>
            </w:pPr>
            <w:r w:rsidRPr="00376AE1">
              <w:rPr>
                <w:rFonts w:eastAsia="Arial"/>
                <w:color w:val="000000" w:themeColor="text1"/>
              </w:rPr>
              <w:t xml:space="preserve">FINAL </w:t>
            </w:r>
            <w:r w:rsidRPr="00376AE1" w:rsidR="00995210">
              <w:rPr>
                <w:rFonts w:eastAsia="Arial"/>
                <w:color w:val="000000" w:themeColor="text1"/>
              </w:rPr>
              <w:t>REPORT</w:t>
            </w:r>
          </w:p>
        </w:tc>
        <w:tc>
          <w:tcPr>
            <w:tcW w:w="3827" w:type="dxa"/>
            <w:tcBorders>
              <w:bottom w:val="single" w:color="auto" w:sz="8" w:space="0"/>
              <w:right w:val="single" w:color="auto" w:sz="8" w:space="0"/>
            </w:tcBorders>
            <w:vAlign w:val="center"/>
          </w:tcPr>
          <w:p w:rsidRPr="00376AE1" w:rsidR="00995210" w:rsidP="00D76330" w:rsidRDefault="00226D3A" w14:paraId="6CB98564" w14:textId="5FC33E59">
            <w:pPr>
              <w:rPr>
                <w:color w:val="000000" w:themeColor="text1"/>
              </w:rPr>
            </w:pPr>
            <w:r>
              <w:rPr>
                <w:rFonts w:eastAsia="Arial"/>
                <w:color w:val="000000" w:themeColor="text1"/>
              </w:rPr>
              <w:t xml:space="preserve">Phumza </w:t>
            </w:r>
            <w:r w:rsidR="008064AF">
              <w:rPr>
                <w:rFonts w:eastAsia="Arial"/>
                <w:color w:val="000000" w:themeColor="text1"/>
              </w:rPr>
              <w:t>S</w:t>
            </w:r>
            <w:r w:rsidR="001F1E37">
              <w:rPr>
                <w:rFonts w:eastAsia="Arial"/>
                <w:color w:val="000000" w:themeColor="text1"/>
              </w:rPr>
              <w:t>mith</w:t>
            </w:r>
          </w:p>
        </w:tc>
        <w:tc>
          <w:tcPr>
            <w:tcW w:w="2126" w:type="dxa"/>
            <w:tcBorders>
              <w:bottom w:val="single" w:color="auto" w:sz="8" w:space="0"/>
              <w:right w:val="single" w:color="auto" w:sz="8" w:space="0"/>
            </w:tcBorders>
            <w:vAlign w:val="center"/>
          </w:tcPr>
          <w:p w:rsidRPr="00376AE1" w:rsidR="00995210" w:rsidP="00D76330" w:rsidRDefault="00995210" w14:paraId="243F4CC8" w14:textId="77777777"/>
        </w:tc>
      </w:tr>
    </w:tbl>
    <w:p w:rsidRPr="00376AE1" w:rsidR="00941CCF" w:rsidP="00085B98" w:rsidRDefault="00553540" w14:paraId="72C26A5D" w14:textId="77777777">
      <w:pPr>
        <w:spacing w:before="0" w:after="0"/>
        <w:jc w:val="center"/>
        <w:rPr>
          <w:rFonts w:cs="Arial"/>
        </w:rPr>
      </w:pPr>
      <w:r w:rsidRPr="00376AE1">
        <w:rPr>
          <w:rFonts w:cs="Arial"/>
        </w:rPr>
        <w:br w:type="page"/>
      </w:r>
      <w:bookmarkEnd w:id="0"/>
      <w:bookmarkEnd w:id="1"/>
    </w:p>
    <w:sdt>
      <w:sdtPr>
        <w:id w:val="664982293"/>
        <w:docPartObj>
          <w:docPartGallery w:val="Table of Contents"/>
          <w:docPartUnique/>
        </w:docPartObj>
        <w:rPr>
          <w:rFonts w:eastAsia="Aptos" w:eastAsiaTheme="minorAscii"/>
          <w:kern w:val="2"/>
          <w14:ligatures w14:val="standardContextual"/>
        </w:rPr>
      </w:sdtPr>
      <w:sdtEndPr>
        <w:rPr>
          <w:rFonts w:eastAsia="Times New Roman" w:cs="Arial" w:eastAsiaTheme="minorAscii"/>
          <w:kern w:val="0"/>
          <w:sz w:val="18"/>
          <w:szCs w:val="18"/>
          <w14:ligatures w14:val="none"/>
        </w:rPr>
      </w:sdtEndPr>
      <w:sdtContent>
        <w:p w:rsidRPr="00376AE1" w:rsidR="00DF22A6" w:rsidP="2113030F" w:rsidRDefault="00DF22A6" w14:paraId="442722D3" w14:textId="14F0BE54">
          <w:pPr>
            <w:spacing w:before="0" w:after="160" w:line="278" w:lineRule="auto"/>
            <w:jc w:val="center"/>
            <w:rPr>
              <w:rFonts w:cs="Arial"/>
              <w:b w:val="1"/>
              <w:bCs w:val="1"/>
              <w:color w:val="002060"/>
              <w:sz w:val="36"/>
              <w:szCs w:val="36"/>
            </w:rPr>
          </w:pPr>
          <w:r w:rsidRPr="2113030F" w:rsidR="00DF22A6">
            <w:rPr>
              <w:rFonts w:cs="Arial"/>
              <w:b w:val="1"/>
              <w:bCs w:val="1"/>
              <w:color w:val="002060"/>
              <w:sz w:val="36"/>
              <w:szCs w:val="36"/>
            </w:rPr>
            <w:t>TABLE OF CONTENTS</w:t>
          </w:r>
        </w:p>
        <w:p w:rsidR="00E964B3" w:rsidP="2113030F" w:rsidRDefault="00DF22A6" w14:paraId="005182AA" w14:textId="2825AA63">
          <w:pPr>
            <w:pStyle w:val="TOC1"/>
            <w:tabs>
              <w:tab w:val="left" w:leader="none" w:pos="480"/>
              <w:tab w:val="right" w:leader="dot" w:pos="10095"/>
            </w:tabs>
          </w:pPr>
          <w:r>
            <w:fldChar w:fldCharType="begin"/>
          </w:r>
          <w:r>
            <w:instrText xml:space="preserve">TOC \o "1-3" \z \u \h</w:instrText>
          </w:r>
          <w:r>
            <w:fldChar w:fldCharType="separate"/>
          </w:r>
          <w:hyperlink w:anchor="_Toc32308016">
            <w:r w:rsidRPr="2113030F" w:rsidR="2113030F">
              <w:rPr>
                <w:rStyle w:val="Hyperlink"/>
              </w:rPr>
              <w:t>1.</w:t>
            </w:r>
            <w:r>
              <w:tab/>
            </w:r>
            <w:r w:rsidRPr="2113030F" w:rsidR="2113030F">
              <w:rPr>
                <w:rStyle w:val="Hyperlink"/>
              </w:rPr>
              <w:t>Executive Summary</w:t>
            </w:r>
            <w:r>
              <w:tab/>
            </w:r>
            <w:r>
              <w:fldChar w:fldCharType="begin"/>
            </w:r>
            <w:r>
              <w:instrText xml:space="preserve">PAGEREF _Toc32308016 \h</w:instrText>
            </w:r>
            <w:r>
              <w:fldChar w:fldCharType="separate"/>
            </w:r>
            <w:r w:rsidRPr="2113030F" w:rsidR="2113030F">
              <w:rPr>
                <w:rStyle w:val="Hyperlink"/>
              </w:rPr>
              <w:t>5</w:t>
            </w:r>
            <w:r>
              <w:fldChar w:fldCharType="end"/>
            </w:r>
          </w:hyperlink>
        </w:p>
        <w:p w:rsidR="00E964B3" w:rsidP="2113030F" w:rsidRDefault="00E964B3" w14:paraId="520E5433" w14:textId="58911B58">
          <w:pPr>
            <w:pStyle w:val="TOC1"/>
            <w:tabs>
              <w:tab w:val="left" w:leader="none" w:pos="480"/>
              <w:tab w:val="right" w:leader="dot" w:pos="10095"/>
            </w:tabs>
          </w:pPr>
          <w:hyperlink w:anchor="_Toc2141506047">
            <w:r w:rsidRPr="2113030F" w:rsidR="2113030F">
              <w:rPr>
                <w:rStyle w:val="Hyperlink"/>
              </w:rPr>
              <w:t>2.</w:t>
            </w:r>
            <w:r>
              <w:tab/>
            </w:r>
            <w:r w:rsidRPr="2113030F" w:rsidR="2113030F">
              <w:rPr>
                <w:rStyle w:val="Hyperlink"/>
              </w:rPr>
              <w:t>Project Business Benefits</w:t>
            </w:r>
            <w:r>
              <w:tab/>
            </w:r>
            <w:r>
              <w:fldChar w:fldCharType="begin"/>
            </w:r>
            <w:r>
              <w:instrText xml:space="preserve">PAGEREF _Toc2141506047 \h</w:instrText>
            </w:r>
            <w:r>
              <w:fldChar w:fldCharType="separate"/>
            </w:r>
            <w:r w:rsidRPr="2113030F" w:rsidR="2113030F">
              <w:rPr>
                <w:rStyle w:val="Hyperlink"/>
              </w:rPr>
              <w:t>7</w:t>
            </w:r>
            <w:r>
              <w:fldChar w:fldCharType="end"/>
            </w:r>
          </w:hyperlink>
        </w:p>
        <w:p w:rsidR="00E964B3" w:rsidP="2113030F" w:rsidRDefault="00E964B3" w14:paraId="0AC11B53" w14:textId="6C9E7574">
          <w:pPr>
            <w:pStyle w:val="TOC1"/>
            <w:tabs>
              <w:tab w:val="left" w:leader="none" w:pos="480"/>
              <w:tab w:val="right" w:leader="dot" w:pos="10095"/>
            </w:tabs>
          </w:pPr>
          <w:hyperlink w:anchor="_Toc193083980">
            <w:r w:rsidRPr="2113030F" w:rsidR="2113030F">
              <w:rPr>
                <w:rStyle w:val="Hyperlink"/>
              </w:rPr>
              <w:t>3.</w:t>
            </w:r>
            <w:r>
              <w:tab/>
            </w:r>
            <w:r w:rsidRPr="2113030F" w:rsidR="2113030F">
              <w:rPr>
                <w:rStyle w:val="Hyperlink"/>
              </w:rPr>
              <w:t>Project Assumptions</w:t>
            </w:r>
            <w:r>
              <w:tab/>
            </w:r>
            <w:r>
              <w:fldChar w:fldCharType="begin"/>
            </w:r>
            <w:r>
              <w:instrText xml:space="preserve">PAGEREF _Toc193083980 \h</w:instrText>
            </w:r>
            <w:r>
              <w:fldChar w:fldCharType="separate"/>
            </w:r>
            <w:r w:rsidRPr="2113030F" w:rsidR="2113030F">
              <w:rPr>
                <w:rStyle w:val="Hyperlink"/>
              </w:rPr>
              <w:t>8</w:t>
            </w:r>
            <w:r>
              <w:fldChar w:fldCharType="end"/>
            </w:r>
          </w:hyperlink>
        </w:p>
        <w:p w:rsidR="00E964B3" w:rsidP="2113030F" w:rsidRDefault="00E964B3" w14:paraId="2D41E524" w14:textId="09C05D9A">
          <w:pPr>
            <w:pStyle w:val="TOC1"/>
            <w:tabs>
              <w:tab w:val="left" w:leader="none" w:pos="480"/>
              <w:tab w:val="right" w:leader="dot" w:pos="10095"/>
            </w:tabs>
          </w:pPr>
          <w:hyperlink w:anchor="_Toc612137509">
            <w:r w:rsidRPr="2113030F" w:rsidR="2113030F">
              <w:rPr>
                <w:rStyle w:val="Hyperlink"/>
              </w:rPr>
              <w:t>4.</w:t>
            </w:r>
            <w:r>
              <w:tab/>
            </w:r>
            <w:r w:rsidRPr="2113030F" w:rsidR="2113030F">
              <w:rPr>
                <w:rStyle w:val="Hyperlink"/>
              </w:rPr>
              <w:t>Project high-level scope</w:t>
            </w:r>
            <w:r>
              <w:tab/>
            </w:r>
            <w:r>
              <w:fldChar w:fldCharType="begin"/>
            </w:r>
            <w:r>
              <w:instrText xml:space="preserve">PAGEREF _Toc612137509 \h</w:instrText>
            </w:r>
            <w:r>
              <w:fldChar w:fldCharType="separate"/>
            </w:r>
            <w:r w:rsidRPr="2113030F" w:rsidR="2113030F">
              <w:rPr>
                <w:rStyle w:val="Hyperlink"/>
              </w:rPr>
              <w:t>9</w:t>
            </w:r>
            <w:r>
              <w:fldChar w:fldCharType="end"/>
            </w:r>
          </w:hyperlink>
        </w:p>
        <w:p w:rsidR="00E964B3" w:rsidP="2113030F" w:rsidRDefault="00E964B3" w14:paraId="54007370" w14:textId="0F7AE3FA">
          <w:pPr>
            <w:pStyle w:val="TOC3"/>
            <w:tabs>
              <w:tab w:val="left" w:leader="none" w:pos="1200"/>
              <w:tab w:val="right" w:leader="dot" w:pos="10095"/>
            </w:tabs>
          </w:pPr>
          <w:hyperlink w:anchor="_Toc1197345851">
            <w:r w:rsidRPr="2113030F" w:rsidR="2113030F">
              <w:rPr>
                <w:rStyle w:val="Hyperlink"/>
              </w:rPr>
              <w:t>4.1.1</w:t>
            </w:r>
            <w:r>
              <w:tab/>
            </w:r>
            <w:r w:rsidRPr="2113030F" w:rsidR="2113030F">
              <w:rPr>
                <w:rStyle w:val="Hyperlink"/>
              </w:rPr>
              <w:t>System Implementation and Deployment</w:t>
            </w:r>
            <w:r>
              <w:tab/>
            </w:r>
            <w:r>
              <w:fldChar w:fldCharType="begin"/>
            </w:r>
            <w:r>
              <w:instrText xml:space="preserve">PAGEREF _Toc1197345851 \h</w:instrText>
            </w:r>
            <w:r>
              <w:fldChar w:fldCharType="separate"/>
            </w:r>
            <w:r w:rsidRPr="2113030F" w:rsidR="2113030F">
              <w:rPr>
                <w:rStyle w:val="Hyperlink"/>
              </w:rPr>
              <w:t>10</w:t>
            </w:r>
            <w:r>
              <w:fldChar w:fldCharType="end"/>
            </w:r>
          </w:hyperlink>
        </w:p>
        <w:p w:rsidR="00E964B3" w:rsidP="2113030F" w:rsidRDefault="00E964B3" w14:paraId="305975F7" w14:textId="0D2D2113">
          <w:pPr>
            <w:pStyle w:val="TOC3"/>
            <w:tabs>
              <w:tab w:val="left" w:leader="none" w:pos="1200"/>
              <w:tab w:val="right" w:leader="dot" w:pos="10095"/>
            </w:tabs>
          </w:pPr>
          <w:hyperlink w:anchor="_Toc1015201708">
            <w:r w:rsidRPr="2113030F" w:rsidR="2113030F">
              <w:rPr>
                <w:rStyle w:val="Hyperlink"/>
              </w:rPr>
              <w:t>4.2.1</w:t>
            </w:r>
            <w:r>
              <w:tab/>
            </w:r>
            <w:r w:rsidRPr="2113030F" w:rsidR="2113030F">
              <w:rPr>
                <w:rStyle w:val="Hyperlink"/>
              </w:rPr>
              <w:t>Hosting Infrastructure</w:t>
            </w:r>
            <w:r>
              <w:tab/>
            </w:r>
            <w:r>
              <w:fldChar w:fldCharType="begin"/>
            </w:r>
            <w:r>
              <w:instrText xml:space="preserve">PAGEREF _Toc1015201708 \h</w:instrText>
            </w:r>
            <w:r>
              <w:fldChar w:fldCharType="separate"/>
            </w:r>
            <w:r w:rsidRPr="2113030F" w:rsidR="2113030F">
              <w:rPr>
                <w:rStyle w:val="Hyperlink"/>
              </w:rPr>
              <w:t>11</w:t>
            </w:r>
            <w:r>
              <w:fldChar w:fldCharType="end"/>
            </w:r>
          </w:hyperlink>
        </w:p>
        <w:p w:rsidR="00E964B3" w:rsidP="2113030F" w:rsidRDefault="00E964B3" w14:paraId="730F5C3E" w14:textId="2F1A9369">
          <w:pPr>
            <w:pStyle w:val="TOC3"/>
            <w:tabs>
              <w:tab w:val="left" w:leader="none" w:pos="1200"/>
              <w:tab w:val="right" w:leader="dot" w:pos="10095"/>
            </w:tabs>
          </w:pPr>
          <w:hyperlink w:anchor="_Toc505382668">
            <w:r w:rsidRPr="2113030F" w:rsidR="2113030F">
              <w:rPr>
                <w:rStyle w:val="Hyperlink"/>
              </w:rPr>
              <w:t>4.2.2</w:t>
            </w:r>
            <w:r>
              <w:tab/>
            </w:r>
            <w:r w:rsidRPr="2113030F" w:rsidR="2113030F">
              <w:rPr>
                <w:rStyle w:val="Hyperlink"/>
              </w:rPr>
              <w:t>External System Transactional Integration (Initial Phase)</w:t>
            </w:r>
            <w:r>
              <w:tab/>
            </w:r>
            <w:r>
              <w:fldChar w:fldCharType="begin"/>
            </w:r>
            <w:r>
              <w:instrText xml:space="preserve">PAGEREF _Toc505382668 \h</w:instrText>
            </w:r>
            <w:r>
              <w:fldChar w:fldCharType="separate"/>
            </w:r>
            <w:r w:rsidRPr="2113030F" w:rsidR="2113030F">
              <w:rPr>
                <w:rStyle w:val="Hyperlink"/>
              </w:rPr>
              <w:t>11</w:t>
            </w:r>
            <w:r>
              <w:fldChar w:fldCharType="end"/>
            </w:r>
          </w:hyperlink>
        </w:p>
        <w:p w:rsidR="00E964B3" w:rsidP="2113030F" w:rsidRDefault="00E964B3" w14:paraId="2F52BCB9" w14:textId="4720E5D0">
          <w:pPr>
            <w:pStyle w:val="TOC3"/>
            <w:tabs>
              <w:tab w:val="left" w:leader="none" w:pos="1200"/>
              <w:tab w:val="right" w:leader="dot" w:pos="10095"/>
            </w:tabs>
          </w:pPr>
          <w:hyperlink w:anchor="_Toc248441974">
            <w:r w:rsidRPr="2113030F" w:rsidR="2113030F">
              <w:rPr>
                <w:rStyle w:val="Hyperlink"/>
              </w:rPr>
              <w:t>4.2.3</w:t>
            </w:r>
            <w:r>
              <w:tab/>
            </w:r>
            <w:r w:rsidRPr="2113030F" w:rsidR="2113030F">
              <w:rPr>
                <w:rStyle w:val="Hyperlink"/>
              </w:rPr>
              <w:t>Legacy System Decommissioning</w:t>
            </w:r>
            <w:r>
              <w:tab/>
            </w:r>
            <w:r>
              <w:fldChar w:fldCharType="begin"/>
            </w:r>
            <w:r>
              <w:instrText xml:space="preserve">PAGEREF _Toc248441974 \h</w:instrText>
            </w:r>
            <w:r>
              <w:fldChar w:fldCharType="separate"/>
            </w:r>
            <w:r w:rsidRPr="2113030F" w:rsidR="2113030F">
              <w:rPr>
                <w:rStyle w:val="Hyperlink"/>
              </w:rPr>
              <w:t>12</w:t>
            </w:r>
            <w:r>
              <w:fldChar w:fldCharType="end"/>
            </w:r>
          </w:hyperlink>
        </w:p>
        <w:p w:rsidR="00E964B3" w:rsidP="2113030F" w:rsidRDefault="00E964B3" w14:paraId="141EC4F9" w14:textId="48131B62">
          <w:pPr>
            <w:pStyle w:val="TOC3"/>
            <w:tabs>
              <w:tab w:val="left" w:leader="none" w:pos="1200"/>
              <w:tab w:val="right" w:leader="dot" w:pos="10095"/>
            </w:tabs>
          </w:pPr>
          <w:hyperlink w:anchor="_Toc1742358241">
            <w:r w:rsidRPr="2113030F" w:rsidR="2113030F">
              <w:rPr>
                <w:rStyle w:val="Hyperlink"/>
              </w:rPr>
              <w:t>4.2.4</w:t>
            </w:r>
            <w:r>
              <w:tab/>
            </w:r>
            <w:r w:rsidRPr="2113030F" w:rsidR="2113030F">
              <w:rPr>
                <w:rStyle w:val="Hyperlink"/>
              </w:rPr>
              <w:t>Policy and Regulatory Reform</w:t>
            </w:r>
            <w:r>
              <w:tab/>
            </w:r>
            <w:r>
              <w:fldChar w:fldCharType="begin"/>
            </w:r>
            <w:r>
              <w:instrText xml:space="preserve">PAGEREF _Toc1742358241 \h</w:instrText>
            </w:r>
            <w:r>
              <w:fldChar w:fldCharType="separate"/>
            </w:r>
            <w:r w:rsidRPr="2113030F" w:rsidR="2113030F">
              <w:rPr>
                <w:rStyle w:val="Hyperlink"/>
              </w:rPr>
              <w:t>12</w:t>
            </w:r>
            <w:r>
              <w:fldChar w:fldCharType="end"/>
            </w:r>
          </w:hyperlink>
        </w:p>
        <w:p w:rsidR="00E964B3" w:rsidP="2113030F" w:rsidRDefault="00E964B3" w14:paraId="7B774E09" w14:textId="1DF0DB89">
          <w:pPr>
            <w:pStyle w:val="TOC3"/>
            <w:tabs>
              <w:tab w:val="left" w:leader="none" w:pos="1200"/>
              <w:tab w:val="right" w:leader="dot" w:pos="10095"/>
            </w:tabs>
          </w:pPr>
          <w:hyperlink w:anchor="_Toc86545525">
            <w:r w:rsidRPr="2113030F" w:rsidR="2113030F">
              <w:rPr>
                <w:rStyle w:val="Hyperlink"/>
              </w:rPr>
              <w:t>4.2.5</w:t>
            </w:r>
            <w:r>
              <w:tab/>
            </w:r>
            <w:r w:rsidRPr="2113030F" w:rsidR="2113030F">
              <w:rPr>
                <w:rStyle w:val="Hyperlink"/>
              </w:rPr>
              <w:t>Maintenance of Third-Party Systems</w:t>
            </w:r>
            <w:r>
              <w:tab/>
            </w:r>
            <w:r>
              <w:fldChar w:fldCharType="begin"/>
            </w:r>
            <w:r>
              <w:instrText xml:space="preserve">PAGEREF _Toc86545525 \h</w:instrText>
            </w:r>
            <w:r>
              <w:fldChar w:fldCharType="separate"/>
            </w:r>
            <w:r w:rsidRPr="2113030F" w:rsidR="2113030F">
              <w:rPr>
                <w:rStyle w:val="Hyperlink"/>
              </w:rPr>
              <w:t>12</w:t>
            </w:r>
            <w:r>
              <w:fldChar w:fldCharType="end"/>
            </w:r>
          </w:hyperlink>
        </w:p>
        <w:p w:rsidR="00E964B3" w:rsidP="2113030F" w:rsidRDefault="00E964B3" w14:paraId="2AF99759" w14:textId="68F83314">
          <w:pPr>
            <w:pStyle w:val="TOC3"/>
            <w:tabs>
              <w:tab w:val="left" w:leader="none" w:pos="1200"/>
              <w:tab w:val="right" w:leader="dot" w:pos="10095"/>
            </w:tabs>
          </w:pPr>
          <w:hyperlink w:anchor="_Toc695343198">
            <w:r w:rsidRPr="2113030F" w:rsidR="2113030F">
              <w:rPr>
                <w:rStyle w:val="Hyperlink"/>
              </w:rPr>
              <w:t>4.2.6</w:t>
            </w:r>
            <w:r>
              <w:tab/>
            </w:r>
            <w:r w:rsidRPr="2113030F" w:rsidR="2113030F">
              <w:rPr>
                <w:rStyle w:val="Hyperlink"/>
              </w:rPr>
              <w:t>Long-Term System Enhancements</w:t>
            </w:r>
            <w:r>
              <w:tab/>
            </w:r>
            <w:r>
              <w:fldChar w:fldCharType="begin"/>
            </w:r>
            <w:r>
              <w:instrText xml:space="preserve">PAGEREF _Toc695343198 \h</w:instrText>
            </w:r>
            <w:r>
              <w:fldChar w:fldCharType="separate"/>
            </w:r>
            <w:r w:rsidRPr="2113030F" w:rsidR="2113030F">
              <w:rPr>
                <w:rStyle w:val="Hyperlink"/>
              </w:rPr>
              <w:t>13</w:t>
            </w:r>
            <w:r>
              <w:fldChar w:fldCharType="end"/>
            </w:r>
          </w:hyperlink>
        </w:p>
        <w:p w:rsidR="00E964B3" w:rsidP="2113030F" w:rsidRDefault="00E964B3" w14:paraId="442FF059" w14:textId="66451A6D">
          <w:pPr>
            <w:pStyle w:val="TOC3"/>
            <w:tabs>
              <w:tab w:val="left" w:leader="none" w:pos="1200"/>
              <w:tab w:val="right" w:leader="dot" w:pos="10095"/>
            </w:tabs>
          </w:pPr>
          <w:hyperlink w:anchor="_Toc232266812">
            <w:r w:rsidRPr="2113030F" w:rsidR="2113030F">
              <w:rPr>
                <w:rStyle w:val="Hyperlink"/>
              </w:rPr>
              <w:t>4.2.7</w:t>
            </w:r>
            <w:r>
              <w:tab/>
            </w:r>
            <w:r w:rsidRPr="2113030F" w:rsidR="2113030F">
              <w:rPr>
                <w:rStyle w:val="Hyperlink"/>
              </w:rPr>
              <w:t>Broader Organisational Change Programmes</w:t>
            </w:r>
            <w:r>
              <w:tab/>
            </w:r>
            <w:r>
              <w:fldChar w:fldCharType="begin"/>
            </w:r>
            <w:r>
              <w:instrText xml:space="preserve">PAGEREF _Toc232266812 \h</w:instrText>
            </w:r>
            <w:r>
              <w:fldChar w:fldCharType="separate"/>
            </w:r>
            <w:r w:rsidRPr="2113030F" w:rsidR="2113030F">
              <w:rPr>
                <w:rStyle w:val="Hyperlink"/>
              </w:rPr>
              <w:t>13</w:t>
            </w:r>
            <w:r>
              <w:fldChar w:fldCharType="end"/>
            </w:r>
          </w:hyperlink>
        </w:p>
        <w:p w:rsidR="00E964B3" w:rsidP="2113030F" w:rsidRDefault="00E964B3" w14:paraId="7E2456F4" w14:textId="57B521A4">
          <w:pPr>
            <w:pStyle w:val="TOC1"/>
            <w:tabs>
              <w:tab w:val="left" w:leader="none" w:pos="480"/>
              <w:tab w:val="right" w:leader="dot" w:pos="10095"/>
            </w:tabs>
          </w:pPr>
          <w:hyperlink w:anchor="_Toc922627428">
            <w:r w:rsidRPr="2113030F" w:rsidR="2113030F">
              <w:rPr>
                <w:rStyle w:val="Hyperlink"/>
              </w:rPr>
              <w:t>5.</w:t>
            </w:r>
            <w:r>
              <w:tab/>
            </w:r>
            <w:r w:rsidRPr="2113030F" w:rsidR="2113030F">
              <w:rPr>
                <w:rStyle w:val="Hyperlink"/>
              </w:rPr>
              <w:t>Key milestones</w:t>
            </w:r>
            <w:r>
              <w:tab/>
            </w:r>
            <w:r>
              <w:fldChar w:fldCharType="begin"/>
            </w:r>
            <w:r>
              <w:instrText xml:space="preserve">PAGEREF _Toc922627428 \h</w:instrText>
            </w:r>
            <w:r>
              <w:fldChar w:fldCharType="separate"/>
            </w:r>
            <w:r w:rsidRPr="2113030F" w:rsidR="2113030F">
              <w:rPr>
                <w:rStyle w:val="Hyperlink"/>
              </w:rPr>
              <w:t>13</w:t>
            </w:r>
            <w:r>
              <w:fldChar w:fldCharType="end"/>
            </w:r>
          </w:hyperlink>
        </w:p>
        <w:p w:rsidR="00E964B3" w:rsidP="2113030F" w:rsidRDefault="00E964B3" w14:paraId="5328B990" w14:textId="70E73F46">
          <w:pPr>
            <w:pStyle w:val="TOC1"/>
            <w:tabs>
              <w:tab w:val="left" w:leader="none" w:pos="480"/>
              <w:tab w:val="right" w:leader="dot" w:pos="10095"/>
            </w:tabs>
          </w:pPr>
          <w:hyperlink w:anchor="_Toc808261810">
            <w:r w:rsidRPr="2113030F" w:rsidR="2113030F">
              <w:rPr>
                <w:rStyle w:val="Hyperlink"/>
              </w:rPr>
              <w:t>6.</w:t>
            </w:r>
            <w:r>
              <w:tab/>
            </w:r>
            <w:r w:rsidRPr="2113030F" w:rsidR="2113030F">
              <w:rPr>
                <w:rStyle w:val="Hyperlink"/>
              </w:rPr>
              <w:t>Governance, Communication and Oversight</w:t>
            </w:r>
            <w:r>
              <w:tab/>
            </w:r>
            <w:r>
              <w:fldChar w:fldCharType="begin"/>
            </w:r>
            <w:r>
              <w:instrText xml:space="preserve">PAGEREF _Toc808261810 \h</w:instrText>
            </w:r>
            <w:r>
              <w:fldChar w:fldCharType="separate"/>
            </w:r>
            <w:r w:rsidRPr="2113030F" w:rsidR="2113030F">
              <w:rPr>
                <w:rStyle w:val="Hyperlink"/>
              </w:rPr>
              <w:t>15</w:t>
            </w:r>
            <w:r>
              <w:fldChar w:fldCharType="end"/>
            </w:r>
          </w:hyperlink>
        </w:p>
        <w:p w:rsidR="00E964B3" w:rsidP="2113030F" w:rsidRDefault="00E964B3" w14:paraId="5C63AAF1" w14:textId="3334A5A1">
          <w:pPr>
            <w:pStyle w:val="TOC1"/>
            <w:tabs>
              <w:tab w:val="left" w:leader="none" w:pos="480"/>
              <w:tab w:val="right" w:leader="dot" w:pos="10095"/>
            </w:tabs>
          </w:pPr>
          <w:hyperlink w:anchor="_Toc161961279">
            <w:r w:rsidRPr="2113030F" w:rsidR="2113030F">
              <w:rPr>
                <w:rStyle w:val="Hyperlink"/>
              </w:rPr>
              <w:t>7.</w:t>
            </w:r>
            <w:r>
              <w:tab/>
            </w:r>
            <w:r w:rsidRPr="2113030F" w:rsidR="2113030F">
              <w:rPr>
                <w:rStyle w:val="Hyperlink"/>
              </w:rPr>
              <w:t>Roles and Accountability</w:t>
            </w:r>
            <w:r>
              <w:tab/>
            </w:r>
            <w:r>
              <w:fldChar w:fldCharType="begin"/>
            </w:r>
            <w:r>
              <w:instrText xml:space="preserve">PAGEREF _Toc161961279 \h</w:instrText>
            </w:r>
            <w:r>
              <w:fldChar w:fldCharType="separate"/>
            </w:r>
            <w:r w:rsidRPr="2113030F" w:rsidR="2113030F">
              <w:rPr>
                <w:rStyle w:val="Hyperlink"/>
              </w:rPr>
              <w:t>22</w:t>
            </w:r>
            <w:r>
              <w:fldChar w:fldCharType="end"/>
            </w:r>
          </w:hyperlink>
        </w:p>
        <w:p w:rsidR="00E964B3" w:rsidP="2113030F" w:rsidRDefault="00E964B3" w14:paraId="76A1D363" w14:textId="2FA3D4F5">
          <w:pPr>
            <w:pStyle w:val="TOC1"/>
            <w:tabs>
              <w:tab w:val="left" w:leader="none" w:pos="480"/>
              <w:tab w:val="right" w:leader="dot" w:pos="10095"/>
            </w:tabs>
          </w:pPr>
          <w:hyperlink w:anchor="_Toc1025687">
            <w:r w:rsidRPr="2113030F" w:rsidR="2113030F">
              <w:rPr>
                <w:rStyle w:val="Hyperlink"/>
              </w:rPr>
              <w:t>8.</w:t>
            </w:r>
            <w:r>
              <w:tab/>
            </w:r>
            <w:r w:rsidRPr="2113030F" w:rsidR="2113030F">
              <w:rPr>
                <w:rStyle w:val="Hyperlink"/>
              </w:rPr>
              <w:t>Project Risk</w:t>
            </w:r>
            <w:r>
              <w:tab/>
            </w:r>
            <w:r>
              <w:fldChar w:fldCharType="begin"/>
            </w:r>
            <w:r>
              <w:instrText xml:space="preserve">PAGEREF _Toc1025687 \h</w:instrText>
            </w:r>
            <w:r>
              <w:fldChar w:fldCharType="separate"/>
            </w:r>
            <w:r w:rsidRPr="2113030F" w:rsidR="2113030F">
              <w:rPr>
                <w:rStyle w:val="Hyperlink"/>
              </w:rPr>
              <w:t>30</w:t>
            </w:r>
            <w:r>
              <w:fldChar w:fldCharType="end"/>
            </w:r>
          </w:hyperlink>
        </w:p>
        <w:p w:rsidR="00E964B3" w:rsidP="2113030F" w:rsidRDefault="00E964B3" w14:paraId="39377620" w14:textId="2B20D7EF">
          <w:pPr>
            <w:pStyle w:val="TOC1"/>
            <w:tabs>
              <w:tab w:val="left" w:leader="none" w:pos="480"/>
              <w:tab w:val="right" w:leader="dot" w:pos="10095"/>
            </w:tabs>
          </w:pPr>
          <w:hyperlink w:anchor="_Toc1324316925">
            <w:r w:rsidRPr="2113030F" w:rsidR="2113030F">
              <w:rPr>
                <w:rStyle w:val="Hyperlink"/>
              </w:rPr>
              <w:t>9.</w:t>
            </w:r>
            <w:r>
              <w:tab/>
            </w:r>
            <w:r w:rsidRPr="2113030F" w:rsidR="2113030F">
              <w:rPr>
                <w:rStyle w:val="Hyperlink"/>
              </w:rPr>
              <w:t>Change and Configuration Management</w:t>
            </w:r>
            <w:r>
              <w:tab/>
            </w:r>
            <w:r>
              <w:fldChar w:fldCharType="begin"/>
            </w:r>
            <w:r>
              <w:instrText xml:space="preserve">PAGEREF _Toc1324316925 \h</w:instrText>
            </w:r>
            <w:r>
              <w:fldChar w:fldCharType="separate"/>
            </w:r>
            <w:r w:rsidRPr="2113030F" w:rsidR="2113030F">
              <w:rPr>
                <w:rStyle w:val="Hyperlink"/>
              </w:rPr>
              <w:t>33</w:t>
            </w:r>
            <w:r>
              <w:fldChar w:fldCharType="end"/>
            </w:r>
          </w:hyperlink>
        </w:p>
        <w:p w:rsidR="00E964B3" w:rsidP="2113030F" w:rsidRDefault="00E964B3" w14:paraId="1FBB7887" w14:textId="4A78AF2B">
          <w:pPr>
            <w:pStyle w:val="TOC1"/>
            <w:tabs>
              <w:tab w:val="left" w:leader="none" w:pos="480"/>
              <w:tab w:val="right" w:leader="dot" w:pos="10095"/>
            </w:tabs>
          </w:pPr>
          <w:hyperlink w:anchor="_Toc948282818">
            <w:r w:rsidRPr="2113030F" w:rsidR="2113030F">
              <w:rPr>
                <w:rStyle w:val="Hyperlink"/>
              </w:rPr>
              <w:t>10.</w:t>
            </w:r>
            <w:r>
              <w:tab/>
            </w:r>
            <w:r w:rsidRPr="2113030F" w:rsidR="2113030F">
              <w:rPr>
                <w:rStyle w:val="Hyperlink"/>
              </w:rPr>
              <w:t>Change Management and User Adoption</w:t>
            </w:r>
            <w:r>
              <w:tab/>
            </w:r>
            <w:r>
              <w:fldChar w:fldCharType="begin"/>
            </w:r>
            <w:r>
              <w:instrText xml:space="preserve">PAGEREF _Toc948282818 \h</w:instrText>
            </w:r>
            <w:r>
              <w:fldChar w:fldCharType="separate"/>
            </w:r>
            <w:r w:rsidRPr="2113030F" w:rsidR="2113030F">
              <w:rPr>
                <w:rStyle w:val="Hyperlink"/>
              </w:rPr>
              <w:t>35</w:t>
            </w:r>
            <w:r>
              <w:fldChar w:fldCharType="end"/>
            </w:r>
          </w:hyperlink>
        </w:p>
        <w:p w:rsidR="00E964B3" w:rsidP="2113030F" w:rsidRDefault="00E964B3" w14:paraId="760B90C8" w14:textId="2D6E9F02">
          <w:pPr>
            <w:pStyle w:val="TOC1"/>
            <w:tabs>
              <w:tab w:val="left" w:leader="none" w:pos="480"/>
              <w:tab w:val="right" w:leader="dot" w:pos="10095"/>
            </w:tabs>
          </w:pPr>
          <w:hyperlink w:anchor="_Toc1847992651">
            <w:r w:rsidRPr="2113030F" w:rsidR="2113030F">
              <w:rPr>
                <w:rStyle w:val="Hyperlink"/>
              </w:rPr>
              <w:t>11.</w:t>
            </w:r>
            <w:r>
              <w:tab/>
            </w:r>
            <w:r w:rsidRPr="2113030F" w:rsidR="2113030F">
              <w:rPr>
                <w:rStyle w:val="Hyperlink"/>
              </w:rPr>
              <w:t>Technology and Infrastructure Readiness</w:t>
            </w:r>
            <w:r>
              <w:tab/>
            </w:r>
            <w:r>
              <w:fldChar w:fldCharType="begin"/>
            </w:r>
            <w:r>
              <w:instrText xml:space="preserve">PAGEREF _Toc1847992651 \h</w:instrText>
            </w:r>
            <w:r>
              <w:fldChar w:fldCharType="separate"/>
            </w:r>
            <w:r w:rsidRPr="2113030F" w:rsidR="2113030F">
              <w:rPr>
                <w:rStyle w:val="Hyperlink"/>
              </w:rPr>
              <w:t>36</w:t>
            </w:r>
            <w:r>
              <w:fldChar w:fldCharType="end"/>
            </w:r>
          </w:hyperlink>
        </w:p>
        <w:p w:rsidR="00E964B3" w:rsidP="2113030F" w:rsidRDefault="00E964B3" w14:paraId="34BE3C46" w14:textId="60405873">
          <w:pPr>
            <w:pStyle w:val="TOC1"/>
            <w:tabs>
              <w:tab w:val="left" w:leader="none" w:pos="480"/>
              <w:tab w:val="right" w:leader="dot" w:pos="10095"/>
            </w:tabs>
          </w:pPr>
          <w:hyperlink w:anchor="_Toc904024789">
            <w:r w:rsidRPr="2113030F" w:rsidR="2113030F">
              <w:rPr>
                <w:rStyle w:val="Hyperlink"/>
              </w:rPr>
              <w:t>12.</w:t>
            </w:r>
            <w:r>
              <w:tab/>
            </w:r>
            <w:r w:rsidRPr="2113030F" w:rsidR="2113030F">
              <w:rPr>
                <w:rStyle w:val="Hyperlink"/>
              </w:rPr>
              <w:t>Deliverables</w:t>
            </w:r>
            <w:r>
              <w:tab/>
            </w:r>
            <w:r>
              <w:fldChar w:fldCharType="begin"/>
            </w:r>
            <w:r>
              <w:instrText xml:space="preserve">PAGEREF _Toc904024789 \h</w:instrText>
            </w:r>
            <w:r>
              <w:fldChar w:fldCharType="separate"/>
            </w:r>
            <w:r w:rsidRPr="2113030F" w:rsidR="2113030F">
              <w:rPr>
                <w:rStyle w:val="Hyperlink"/>
              </w:rPr>
              <w:t>38</w:t>
            </w:r>
            <w:r>
              <w:fldChar w:fldCharType="end"/>
            </w:r>
          </w:hyperlink>
        </w:p>
        <w:p w:rsidRPr="00376AE1" w:rsidR="00EC2916" w:rsidP="003809FC" w:rsidRDefault="00DF22A6" w14:paraId="24EE99BC" w14:textId="04F78FDA">
          <w:pPr>
            <w:tabs>
              <w:tab w:val="right" w:leader="dot" w:pos="10206"/>
            </w:tabs>
            <w:spacing w:before="0" w:after="0"/>
            <w:rPr>
              <w:rFonts w:cs="Arial"/>
              <w:sz w:val="18"/>
              <w:szCs w:val="18"/>
            </w:rPr>
          </w:pPr>
          <w:r w:rsidRPr="00376AE1">
            <w:rPr>
              <w:rFonts w:cs="Arial"/>
              <w:sz w:val="26"/>
              <w:szCs w:val="26"/>
            </w:rPr>
            <w:fldChar w:fldCharType="end"/>
          </w:r>
        </w:p>
      </w:sdtContent>
    </w:sdt>
    <w:p w:rsidR="004B5F72" w:rsidRDefault="004B5F72" w14:paraId="6A80BD96" w14:textId="19153FF5">
      <w:pPr>
        <w:spacing w:before="0" w:after="160" w:line="278" w:lineRule="auto"/>
        <w:jc w:val="left"/>
        <w:rPr>
          <w:rFonts w:eastAsia="Arial" w:cs="Arial"/>
          <w:b/>
          <w:bCs/>
          <w:sz w:val="28"/>
        </w:rPr>
      </w:pPr>
      <w:r>
        <w:rPr>
          <w:rFonts w:eastAsia="Arial" w:cs="Arial"/>
          <w:b/>
          <w:bCs/>
          <w:sz w:val="28"/>
        </w:rPr>
        <w:br w:type="page"/>
      </w:r>
    </w:p>
    <w:p w:rsidRPr="00376AE1" w:rsidR="004D34F1" w:rsidP="004D34F1" w:rsidRDefault="004D34F1" w14:paraId="337CB65A" w14:textId="290085D9">
      <w:pPr>
        <w:spacing w:before="120" w:after="120"/>
        <w:jc w:val="center"/>
        <w:rPr>
          <w:rFonts w:eastAsia="Arial" w:cs="Arial"/>
          <w:b/>
          <w:bCs/>
          <w:sz w:val="28"/>
        </w:rPr>
      </w:pPr>
      <w:r w:rsidRPr="00376AE1">
        <w:rPr>
          <w:rFonts w:eastAsia="Arial" w:cs="Arial"/>
          <w:b/>
          <w:bCs/>
          <w:sz w:val="28"/>
        </w:rPr>
        <w:t>ABBREVIATIONS</w:t>
      </w:r>
    </w:p>
    <w:p w:rsidRPr="00376AE1" w:rsidR="004D34F1" w:rsidP="004D34F1" w:rsidRDefault="004D34F1" w14:paraId="526C70A3" w14:textId="77777777">
      <w:pPr>
        <w:spacing w:before="120" w:after="120"/>
        <w:ind w:left="20"/>
        <w:rPr>
          <w:rFonts w:eastAsia="Arial" w:cs="Arial"/>
          <w:color w:val="000000" w:themeColor="text1"/>
        </w:rPr>
      </w:pPr>
      <w:r w:rsidRPr="00376AE1">
        <w:rPr>
          <w:rFonts w:eastAsia="Arial" w:cs="Arial"/>
          <w:color w:val="000000" w:themeColor="text1"/>
        </w:rPr>
        <w:t xml:space="preserve">AG - Auditor-General </w:t>
      </w:r>
    </w:p>
    <w:p w:rsidRPr="00376AE1" w:rsidR="004D34F1" w:rsidP="004D34F1" w:rsidRDefault="000E2692" w14:paraId="252A042B" w14:textId="41B59990">
      <w:pPr>
        <w:spacing w:before="120" w:after="120"/>
        <w:ind w:left="20"/>
        <w:rPr>
          <w:rFonts w:eastAsia="Arial" w:cs="Arial"/>
          <w:color w:val="000000" w:themeColor="text1"/>
        </w:rPr>
      </w:pPr>
      <w:r w:rsidRPr="00376AE1">
        <w:rPr>
          <w:rFonts w:eastAsia="Arial" w:cs="Arial"/>
          <w:color w:val="000000" w:themeColor="text1"/>
        </w:rPr>
        <w:t>AOPO - Audit of Predetermined Objectives</w:t>
      </w:r>
    </w:p>
    <w:p w:rsidRPr="00376AE1" w:rsidR="00085B98" w:rsidP="004D34F1" w:rsidRDefault="00085B98" w14:paraId="0C6582F4" w14:textId="0668F8C5">
      <w:pPr>
        <w:spacing w:before="120" w:after="120"/>
        <w:ind w:left="20"/>
        <w:rPr>
          <w:rFonts w:eastAsia="Arial" w:cs="Arial"/>
          <w:color w:val="000000" w:themeColor="text1"/>
        </w:rPr>
      </w:pPr>
      <w:r w:rsidRPr="00376AE1">
        <w:rPr>
          <w:rFonts w:eastAsia="Arial" w:cs="Arial"/>
          <w:color w:val="000000" w:themeColor="text1"/>
        </w:rPr>
        <w:t>AOP – Annual Operational Plan</w:t>
      </w:r>
    </w:p>
    <w:p w:rsidRPr="00376AE1" w:rsidR="004A2F68" w:rsidP="004A2F68" w:rsidRDefault="004D34F1" w14:paraId="720BC741" w14:textId="77777777">
      <w:pPr>
        <w:spacing w:before="120" w:after="120"/>
        <w:ind w:left="20"/>
        <w:rPr>
          <w:rFonts w:eastAsia="Arial" w:cs="Arial"/>
          <w:color w:val="000000" w:themeColor="text1"/>
        </w:rPr>
      </w:pPr>
      <w:r w:rsidRPr="00376AE1">
        <w:rPr>
          <w:rFonts w:eastAsia="Arial" w:cs="Arial"/>
          <w:color w:val="000000" w:themeColor="text1"/>
        </w:rPr>
        <w:t>APP - Annual Performance Plan</w:t>
      </w:r>
    </w:p>
    <w:p w:rsidRPr="00376AE1" w:rsidR="004A2F68" w:rsidP="004A2F68" w:rsidRDefault="004A2F68" w14:paraId="09BC6F1A" w14:textId="7A91E419">
      <w:pPr>
        <w:spacing w:before="120" w:after="120"/>
        <w:ind w:left="20"/>
        <w:rPr>
          <w:rFonts w:eastAsia="Arial" w:cs="Arial"/>
          <w:color w:val="000000" w:themeColor="text1"/>
        </w:rPr>
      </w:pPr>
      <w:r w:rsidRPr="00376AE1">
        <w:rPr>
          <w:color w:val="000000" w:themeColor="text1"/>
        </w:rPr>
        <w:t xml:space="preserve">CREAM </w:t>
      </w:r>
      <w:r w:rsidRPr="00376AE1" w:rsidR="00F60A78">
        <w:rPr>
          <w:color w:val="000000" w:themeColor="text1"/>
        </w:rPr>
        <w:t>–</w:t>
      </w:r>
      <w:r w:rsidRPr="00376AE1">
        <w:rPr>
          <w:color w:val="000000" w:themeColor="text1"/>
        </w:rPr>
        <w:t xml:space="preserve"> Clear</w:t>
      </w:r>
      <w:r w:rsidRPr="00376AE1" w:rsidR="00F60A78">
        <w:rPr>
          <w:color w:val="000000" w:themeColor="text1"/>
        </w:rPr>
        <w:t xml:space="preserve">, </w:t>
      </w:r>
      <w:r w:rsidRPr="00376AE1">
        <w:rPr>
          <w:color w:val="000000" w:themeColor="text1"/>
        </w:rPr>
        <w:t>Relevant, Economic, Adequate and Monitorable</w:t>
      </w:r>
      <w:r w:rsidRPr="00376AE1" w:rsidR="00B55937">
        <w:rPr>
          <w:color w:val="000000" w:themeColor="text1"/>
        </w:rPr>
        <w:t xml:space="preserve"> Principle</w:t>
      </w:r>
    </w:p>
    <w:p w:rsidRPr="00376AE1" w:rsidR="000A4F62" w:rsidP="004D34F1" w:rsidRDefault="000A4F62" w14:paraId="6DE81E1A" w14:textId="41ABF5C8">
      <w:pPr>
        <w:spacing w:before="120" w:after="120"/>
        <w:ind w:left="20"/>
        <w:rPr>
          <w:color w:val="000000" w:themeColor="text1"/>
        </w:rPr>
      </w:pPr>
      <w:r w:rsidRPr="00376AE1">
        <w:rPr>
          <w:color w:val="000000" w:themeColor="text1"/>
        </w:rPr>
        <w:t>DPME - National Department of Monitoring and Evaluation</w:t>
      </w:r>
    </w:p>
    <w:p w:rsidRPr="00376AE1" w:rsidR="000E2692" w:rsidP="000E2692" w:rsidRDefault="000E2692" w14:paraId="17EA14C2" w14:textId="77777777">
      <w:pPr>
        <w:spacing w:before="120" w:after="120"/>
        <w:ind w:left="20"/>
        <w:rPr>
          <w:rFonts w:eastAsia="Arial" w:cs="Arial"/>
          <w:color w:val="000000" w:themeColor="text1"/>
        </w:rPr>
      </w:pPr>
      <w:r w:rsidRPr="00376AE1">
        <w:rPr>
          <w:rFonts w:eastAsia="Arial" w:cs="Arial"/>
          <w:color w:val="000000" w:themeColor="text1"/>
        </w:rPr>
        <w:t xml:space="preserve">EPWP - Expanded Public Works Programme </w:t>
      </w:r>
    </w:p>
    <w:p w:rsidRPr="00376AE1" w:rsidR="000E2692" w:rsidP="004D34F1" w:rsidRDefault="000E2692" w14:paraId="23243EDD" w14:textId="19A2F2C7">
      <w:pPr>
        <w:spacing w:before="120" w:after="120"/>
        <w:ind w:left="20"/>
        <w:rPr>
          <w:rFonts w:eastAsia="Arial" w:cs="Arial"/>
          <w:color w:val="000000" w:themeColor="text1"/>
        </w:rPr>
      </w:pPr>
      <w:r w:rsidRPr="00376AE1">
        <w:rPr>
          <w:color w:val="000000" w:themeColor="text1"/>
        </w:rPr>
        <w:t>FMPPI - Framework for Managing Programme Performance Information</w:t>
      </w:r>
    </w:p>
    <w:p w:rsidRPr="00376AE1" w:rsidR="004D34F1" w:rsidP="00B55937" w:rsidRDefault="00CC54C5" w14:paraId="6F94A2A4" w14:textId="17D3C36A">
      <w:pPr>
        <w:spacing w:before="120" w:after="120"/>
        <w:ind w:left="20"/>
        <w:rPr>
          <w:rFonts w:eastAsia="Arial" w:cs="Arial"/>
          <w:color w:val="000000" w:themeColor="text1"/>
        </w:rPr>
      </w:pPr>
      <w:r w:rsidRPr="00376AE1">
        <w:rPr>
          <w:rFonts w:eastAsia="Arial" w:cs="Arial"/>
          <w:color w:val="000000" w:themeColor="text1"/>
        </w:rPr>
        <w:t>KPI - Key Performance Indicator</w:t>
      </w:r>
      <w:r w:rsidRPr="00376AE1" w:rsidR="004D34F1">
        <w:rPr>
          <w:rFonts w:eastAsia="Arial" w:cs="Arial"/>
          <w:color w:val="000000" w:themeColor="text1"/>
        </w:rPr>
        <w:t xml:space="preserve"> </w:t>
      </w:r>
    </w:p>
    <w:p w:rsidRPr="00376AE1" w:rsidR="004D34F1" w:rsidP="004D34F1" w:rsidRDefault="004D34F1" w14:paraId="34305488" w14:textId="77777777">
      <w:pPr>
        <w:spacing w:before="120" w:after="120"/>
        <w:ind w:left="20"/>
        <w:rPr>
          <w:rFonts w:eastAsia="Arial" w:cs="Arial"/>
          <w:color w:val="000000" w:themeColor="text1"/>
        </w:rPr>
      </w:pPr>
      <w:r w:rsidRPr="00376AE1">
        <w:rPr>
          <w:rFonts w:eastAsia="Arial" w:cs="Arial"/>
          <w:color w:val="000000" w:themeColor="text1"/>
        </w:rPr>
        <w:t xml:space="preserve">MEC - Member of Executive Council </w:t>
      </w:r>
    </w:p>
    <w:p w:rsidRPr="00376AE1" w:rsidR="000A22DE" w:rsidP="004D34F1" w:rsidRDefault="000A22DE" w14:paraId="463DF19F" w14:textId="587510FA">
      <w:pPr>
        <w:spacing w:before="120" w:after="120"/>
        <w:ind w:left="20"/>
        <w:rPr>
          <w:rFonts w:eastAsia="Arial" w:cs="Arial"/>
          <w:color w:val="000000" w:themeColor="text1"/>
        </w:rPr>
      </w:pPr>
      <w:r w:rsidRPr="00376AE1">
        <w:rPr>
          <w:rFonts w:eastAsia="Arial" w:cs="Arial"/>
          <w:color w:val="000000" w:themeColor="text1"/>
        </w:rPr>
        <w:t xml:space="preserve">MTDP </w:t>
      </w:r>
      <w:r w:rsidRPr="00376AE1" w:rsidR="000A4F62">
        <w:rPr>
          <w:rFonts w:eastAsia="Arial" w:cs="Arial"/>
          <w:color w:val="000000" w:themeColor="text1"/>
        </w:rPr>
        <w:t xml:space="preserve">- </w:t>
      </w:r>
      <w:r w:rsidRPr="00376AE1">
        <w:rPr>
          <w:rFonts w:eastAsia="Arial" w:cs="Arial"/>
          <w:color w:val="000000" w:themeColor="text1"/>
        </w:rPr>
        <w:t>Medium Term Development Plan</w:t>
      </w:r>
    </w:p>
    <w:p w:rsidRPr="00376AE1" w:rsidR="000A22DE" w:rsidP="000A22DE" w:rsidRDefault="000A22DE" w14:paraId="57077F3A" w14:textId="77777777">
      <w:pPr>
        <w:spacing w:before="120" w:after="120"/>
        <w:ind w:left="20"/>
        <w:rPr>
          <w:rFonts w:eastAsia="Arial" w:cs="Arial"/>
          <w:color w:val="000000" w:themeColor="text1"/>
        </w:rPr>
      </w:pPr>
      <w:r w:rsidRPr="00376AE1">
        <w:rPr>
          <w:rFonts w:eastAsia="Arial" w:cs="Arial"/>
          <w:color w:val="000000" w:themeColor="text1"/>
        </w:rPr>
        <w:t xml:space="preserve">MTEF - Medium Term Expenditure Framework </w:t>
      </w:r>
    </w:p>
    <w:p w:rsidRPr="00376AE1" w:rsidR="00B55937" w:rsidP="00B55937" w:rsidRDefault="00B55937" w14:paraId="15C8E830" w14:textId="77777777">
      <w:pPr>
        <w:spacing w:before="120" w:after="120"/>
        <w:ind w:left="20"/>
        <w:rPr>
          <w:rFonts w:eastAsia="Arial" w:cs="Arial"/>
          <w:color w:val="000000" w:themeColor="text1"/>
        </w:rPr>
      </w:pPr>
      <w:bookmarkStart w:name="_Hlk167270446" w:id="3"/>
      <w:r w:rsidRPr="00376AE1">
        <w:rPr>
          <w:rFonts w:eastAsia="Arial" w:cs="Arial"/>
          <w:color w:val="000000" w:themeColor="text1"/>
        </w:rPr>
        <w:t>NDP - National Development Plan</w:t>
      </w:r>
    </w:p>
    <w:p w:rsidRPr="00376AE1" w:rsidR="00B55937" w:rsidP="004D34F1" w:rsidRDefault="00B55937" w14:paraId="11D2AFA6" w14:textId="2BDE2CCF">
      <w:pPr>
        <w:spacing w:before="120" w:after="120"/>
        <w:ind w:left="20"/>
        <w:rPr>
          <w:rFonts w:eastAsia="Arial" w:cs="Arial"/>
          <w:color w:val="000000" w:themeColor="text1"/>
        </w:rPr>
      </w:pPr>
      <w:r w:rsidRPr="00376AE1">
        <w:rPr>
          <w:rFonts w:eastAsia="Arial" w:cs="Arial"/>
          <w:color w:val="000000" w:themeColor="text1"/>
        </w:rPr>
        <w:t>NMTDP - National Medium-Term Development Plan</w:t>
      </w:r>
    </w:p>
    <w:p w:rsidRPr="00376AE1" w:rsidR="004D34F1" w:rsidP="004D34F1" w:rsidRDefault="004D34F1" w14:paraId="61E68408" w14:textId="5966744F">
      <w:pPr>
        <w:spacing w:before="120" w:after="120"/>
        <w:ind w:left="20"/>
        <w:rPr>
          <w:rFonts w:eastAsia="Arial" w:cs="Arial"/>
          <w:color w:val="000000" w:themeColor="text1"/>
        </w:rPr>
      </w:pPr>
      <w:r w:rsidRPr="00376AE1">
        <w:rPr>
          <w:rFonts w:eastAsia="Arial" w:cs="Arial"/>
          <w:color w:val="000000" w:themeColor="text1"/>
        </w:rPr>
        <w:t xml:space="preserve">NDPW </w:t>
      </w:r>
      <w:r w:rsidRPr="00376AE1" w:rsidR="00CD77F6">
        <w:rPr>
          <w:rFonts w:eastAsia="Arial" w:cs="Arial"/>
          <w:color w:val="000000" w:themeColor="text1"/>
        </w:rPr>
        <w:t>- National</w:t>
      </w:r>
      <w:r w:rsidRPr="00376AE1">
        <w:rPr>
          <w:rFonts w:eastAsia="Arial" w:cs="Arial"/>
          <w:color w:val="000000" w:themeColor="text1"/>
        </w:rPr>
        <w:t xml:space="preserve"> Department of Public Works</w:t>
      </w:r>
    </w:p>
    <w:bookmarkEnd w:id="3"/>
    <w:p w:rsidRPr="00376AE1" w:rsidR="00B55937" w:rsidP="00B55937" w:rsidRDefault="004D34F1" w14:paraId="4D15D195" w14:textId="655C67CA">
      <w:pPr>
        <w:spacing w:before="120" w:after="120"/>
        <w:ind w:left="20"/>
        <w:rPr>
          <w:rFonts w:eastAsia="Arial" w:cs="Arial"/>
          <w:color w:val="000000" w:themeColor="text1"/>
        </w:rPr>
      </w:pPr>
      <w:r w:rsidRPr="2113030F" w:rsidR="004D34F1">
        <w:rPr>
          <w:rFonts w:eastAsia="Arial" w:cs="Arial"/>
          <w:color w:val="000000" w:themeColor="text1" w:themeTint="FF" w:themeShade="FF"/>
        </w:rPr>
        <w:t xml:space="preserve">NWDPWR – </w:t>
      </w:r>
      <w:bookmarkStart w:name="_Int_GJD1ONAa" w:id="195477042"/>
      <w:r w:rsidRPr="2113030F" w:rsidR="48503844">
        <w:rPr>
          <w:rFonts w:eastAsia="Arial" w:cs="Arial"/>
          <w:color w:val="000000" w:themeColor="text1" w:themeTint="FF" w:themeShade="FF"/>
        </w:rPr>
        <w:t>North West</w:t>
      </w:r>
      <w:bookmarkEnd w:id="195477042"/>
      <w:r w:rsidRPr="2113030F" w:rsidR="004D34F1">
        <w:rPr>
          <w:rFonts w:eastAsia="Arial" w:cs="Arial"/>
          <w:color w:val="000000" w:themeColor="text1" w:themeTint="FF" w:themeShade="FF"/>
        </w:rPr>
        <w:t xml:space="preserve"> Department of Public Works and Roads</w:t>
      </w:r>
    </w:p>
    <w:p w:rsidRPr="00376AE1" w:rsidR="004A2F68" w:rsidP="004A2F68" w:rsidRDefault="004A2F68" w14:paraId="6B3DA52D" w14:textId="3F57925C">
      <w:pPr>
        <w:spacing w:before="120" w:after="120"/>
        <w:ind w:left="20"/>
        <w:rPr>
          <w:rFonts w:eastAsia="Arial" w:cs="Arial"/>
          <w:color w:val="000000" w:themeColor="text1"/>
        </w:rPr>
      </w:pPr>
      <w:r w:rsidRPr="00376AE1">
        <w:rPr>
          <w:rFonts w:eastAsia="Arial" w:cs="Arial"/>
          <w:color w:val="000000" w:themeColor="text1"/>
        </w:rPr>
        <w:t>SMART - Specific, Measurable, Achievable, Relevant</w:t>
      </w:r>
      <w:r w:rsidRPr="00376AE1">
        <w:rPr>
          <w:color w:val="000000" w:themeColor="text1"/>
        </w:rPr>
        <w:t>, and Time-bound</w:t>
      </w:r>
      <w:r w:rsidRPr="00376AE1" w:rsidR="00B55937">
        <w:rPr>
          <w:color w:val="000000" w:themeColor="text1"/>
        </w:rPr>
        <w:t xml:space="preserve"> Principle</w:t>
      </w:r>
    </w:p>
    <w:p w:rsidRPr="00376AE1" w:rsidR="000A4F62" w:rsidP="002A7BB6" w:rsidRDefault="000A4F62" w14:paraId="44F3C41E" w14:textId="46740055">
      <w:pPr>
        <w:spacing w:before="120" w:after="120"/>
        <w:ind w:left="20"/>
        <w:rPr>
          <w:rFonts w:eastAsia="Arial" w:cs="Arial"/>
          <w:color w:val="000000" w:themeColor="text1"/>
        </w:rPr>
      </w:pPr>
      <w:r w:rsidRPr="00376AE1">
        <w:rPr>
          <w:rFonts w:eastAsia="Calibri" w:cstheme="minorHAnsi"/>
          <w:color w:val="000000" w:themeColor="text1"/>
        </w:rPr>
        <w:t>SOPA - State of Province Address</w:t>
      </w:r>
    </w:p>
    <w:p w:rsidRPr="00376AE1" w:rsidR="000A22DE" w:rsidP="002A7BB6" w:rsidRDefault="000A22DE" w14:paraId="62F5DFD0" w14:textId="10EB0176">
      <w:pPr>
        <w:spacing w:before="120" w:after="120"/>
        <w:ind w:left="20"/>
        <w:rPr>
          <w:rFonts w:eastAsia="Arial" w:cs="Arial"/>
          <w:color w:val="000000" w:themeColor="text1"/>
        </w:rPr>
      </w:pPr>
      <w:r w:rsidRPr="00376AE1">
        <w:rPr>
          <w:rFonts w:eastAsia="Arial" w:cs="Arial"/>
          <w:color w:val="000000" w:themeColor="text1"/>
        </w:rPr>
        <w:t>SP – Strategic Plan</w:t>
      </w:r>
    </w:p>
    <w:p w:rsidRPr="00376AE1" w:rsidR="00F60A78" w:rsidP="00F60A78" w:rsidRDefault="00F60A78" w14:paraId="2585ADA2" w14:textId="77777777">
      <w:pPr>
        <w:spacing w:before="120" w:after="120"/>
        <w:ind w:left="20"/>
        <w:rPr>
          <w:rFonts w:eastAsia="Arial" w:cs="Arial"/>
          <w:color w:val="000000" w:themeColor="text1"/>
        </w:rPr>
      </w:pPr>
      <w:r w:rsidRPr="00376AE1">
        <w:rPr>
          <w:rFonts w:eastAsia="Arial" w:cs="Arial"/>
          <w:color w:val="000000" w:themeColor="text1"/>
        </w:rPr>
        <w:t xml:space="preserve">PFMA - Public Finance Management Act </w:t>
      </w:r>
    </w:p>
    <w:p w:rsidRPr="00376AE1" w:rsidR="00085B98" w:rsidP="002A7BB6" w:rsidRDefault="00085B98" w14:paraId="49D2E3F2" w14:textId="0C19136E">
      <w:pPr>
        <w:spacing w:before="120" w:after="120"/>
        <w:ind w:left="20"/>
        <w:rPr>
          <w:rFonts w:cs="Arial"/>
          <w:color w:val="000000" w:themeColor="text1"/>
        </w:rPr>
      </w:pPr>
      <w:r w:rsidRPr="00376AE1">
        <w:rPr>
          <w:rFonts w:cs="Arial"/>
          <w:color w:val="000000" w:themeColor="text1"/>
        </w:rPr>
        <w:t>POE - Portfolio of Audience</w:t>
      </w:r>
    </w:p>
    <w:p w:rsidRPr="00376AE1" w:rsidR="00F60A78" w:rsidP="002A7BB6" w:rsidRDefault="00F60A78" w14:paraId="3137ADD3" w14:textId="619ADA19">
      <w:pPr>
        <w:spacing w:before="120" w:after="120"/>
        <w:ind w:left="20"/>
        <w:rPr>
          <w:rFonts w:eastAsia="Arial" w:cs="Arial"/>
          <w:color w:val="000000" w:themeColor="text1"/>
        </w:rPr>
      </w:pPr>
      <w:r w:rsidRPr="00376AE1">
        <w:rPr>
          <w:rFonts w:eastAsia="Arial" w:cs="Arial"/>
          <w:color w:val="000000" w:themeColor="text1"/>
        </w:rPr>
        <w:t>PPPMU - Project, Programme and Portfolio Management Unit</w:t>
      </w:r>
    </w:p>
    <w:p w:rsidRPr="00376AE1" w:rsidR="007445D8" w:rsidP="006E7885" w:rsidRDefault="000A4F62" w14:paraId="1E2B4B85" w14:textId="1A5ADD4E">
      <w:pPr>
        <w:spacing w:before="120" w:after="120"/>
        <w:ind w:left="20"/>
        <w:rPr>
          <w:rFonts w:eastAsia="Arial" w:cs="Arial"/>
          <w:color w:val="000000" w:themeColor="text1"/>
        </w:rPr>
      </w:pPr>
      <w:r w:rsidRPr="00376AE1">
        <w:rPr>
          <w:rFonts w:eastAsia="Arial" w:cs="Arial"/>
          <w:color w:val="000000" w:themeColor="text1"/>
        </w:rPr>
        <w:t>TID – Technical Indicator Description</w:t>
      </w:r>
    </w:p>
    <w:p w:rsidRPr="00376AE1" w:rsidR="001E110E" w:rsidP="00E16915" w:rsidRDefault="006E1976" w14:paraId="64BBA77F" w14:textId="36417A0C">
      <w:pPr>
        <w:pStyle w:val="Heading1"/>
        <w:rPr/>
      </w:pPr>
      <w:bookmarkStart w:name="_Hlk172096068" w:id="5"/>
      <w:bookmarkStart w:name="_Toc32308016" w:id="30738466"/>
      <w:r w:rsidR="006E1976">
        <w:rPr/>
        <w:t>E</w:t>
      </w:r>
      <w:r w:rsidR="2EE78465">
        <w:rPr/>
        <w:t>xecutive Summary</w:t>
      </w:r>
      <w:bookmarkEnd w:id="30738466"/>
    </w:p>
    <w:bookmarkEnd w:id="5"/>
    <w:p w:rsidR="00411C58" w:rsidP="00411C58" w:rsidRDefault="00713F72" w14:paraId="51DE4DF0" w14:textId="410A945E">
      <w:pPr>
        <w:ind w:left="360"/>
      </w:pPr>
      <w:r w:rsidR="00411C58">
        <w:rPr/>
        <w:t xml:space="preserve">The </w:t>
      </w:r>
      <w:bookmarkStart w:name="_Int_pJQUBUi8" w:id="1527799733"/>
      <w:r w:rsidR="2C0AC896">
        <w:rPr/>
        <w:t>North</w:t>
      </w:r>
      <w:r w:rsidR="1CCAC5C3">
        <w:rPr/>
        <w:t xml:space="preserve"> W</w:t>
      </w:r>
      <w:r w:rsidR="2C0AC896">
        <w:rPr/>
        <w:t>est</w:t>
      </w:r>
      <w:bookmarkEnd w:id="1527799733"/>
      <w:r w:rsidR="00411C58">
        <w:rPr/>
        <w:t xml:space="preserve"> Department of Public Works and Roads (NWDPWR) </w:t>
      </w:r>
      <w:r w:rsidR="00B24AC3">
        <w:rPr/>
        <w:t>are</w:t>
      </w:r>
      <w:r w:rsidR="00411C58">
        <w:rPr/>
        <w:t xml:space="preserve"> responsible for</w:t>
      </w:r>
      <w:r w:rsidR="00411C58">
        <w:rPr/>
        <w:t xml:space="preserve"> implementing several vital initiatives aimed at fostering community development and alleviating poverty. Central to these efforts is the Community-Based Programme (CBP), a key </w:t>
      </w:r>
      <w:r w:rsidR="00411C58">
        <w:rPr/>
        <w:t>component</w:t>
      </w:r>
      <w:r w:rsidR="00411C58">
        <w:rPr/>
        <w:t xml:space="preserve"> of the broader Expanded Public Works Programme (EPWP). The CBP focuses on creating employment opportunities, developing assets, enhancing skills, and improving infrastructure within local communities. </w:t>
      </w:r>
    </w:p>
    <w:p w:rsidRPr="00146686" w:rsidR="00045720" w:rsidP="00411C58" w:rsidRDefault="00411C58" w14:paraId="59CC6940" w14:textId="5B3128B8">
      <w:pPr>
        <w:ind w:left="360"/>
      </w:pPr>
      <w:r w:rsidR="00411C58">
        <w:rPr/>
        <w:t>To support these objectives, an effective payment system is essential. This system is designed to manage various financial and administrative functions, including the disbursement of stipends, UIF, COIDA payments, medical assessments, participant supervision, training programs, and the procurement of Personal Protective Equipment (PPE) and tools for participants engaged in Programme 4: Community-Based Programme (CBP).</w:t>
      </w:r>
    </w:p>
    <w:p w:rsidRPr="00146686" w:rsidR="00045720" w:rsidP="2113030F" w:rsidRDefault="00411C58" w14:paraId="4FDA39FE" w14:textId="70A2767D">
      <w:pPr>
        <w:pStyle w:val="Heading2"/>
        <w:numPr>
          <w:ilvl w:val="0"/>
          <w:numId w:val="0"/>
        </w:numPr>
        <w:ind w:left="284"/>
        <w:rPr>
          <w:b w:val="1"/>
          <w:bCs w:val="1"/>
        </w:rPr>
      </w:pPr>
      <w:r w:rsidR="00FE4FA4">
        <w:rPr/>
        <w:t>Project Objective</w:t>
      </w:r>
      <w:r w:rsidR="00146686">
        <w:rPr/>
        <w:t>s</w:t>
      </w:r>
      <w:r w:rsidR="00FE4FA4">
        <w:rPr/>
        <w:t xml:space="preserve"> </w:t>
      </w:r>
    </w:p>
    <w:p w:rsidRPr="00FE4FA4" w:rsidR="00FE4FA4" w:rsidP="0012381A" w:rsidRDefault="00FE4FA4" w14:paraId="68E58346" w14:textId="7D480AFB">
      <w:pPr>
        <w:ind w:left="284"/>
      </w:pPr>
      <w:r w:rsidRPr="00FE4FA4">
        <w:t>The main object</w:t>
      </w:r>
      <w:r w:rsidR="00875361">
        <w:t>ive</w:t>
      </w:r>
      <w:r w:rsidRPr="00FE4FA4">
        <w:t xml:space="preserve"> of </w:t>
      </w:r>
      <w:r w:rsidR="000C25EE">
        <w:t xml:space="preserve">the CPIMS project is </w:t>
      </w:r>
      <w:r w:rsidRPr="00FE4FA4">
        <w:t xml:space="preserve">to assist and support the </w:t>
      </w:r>
      <w:commentRangeStart w:id="7"/>
      <w:r w:rsidRPr="00FE4FA4">
        <w:t>Department</w:t>
      </w:r>
      <w:commentRangeEnd w:id="7"/>
      <w:r w:rsidRPr="00FE4FA4" w:rsidR="00411C58">
        <w:rPr>
          <w:rStyle w:val="CommentReference"/>
          <w:sz w:val="24"/>
          <w:szCs w:val="24"/>
        </w:rPr>
        <w:commentReference w:id="7"/>
      </w:r>
      <w:r w:rsidRPr="00FE4FA4">
        <w:t xml:space="preserve"> in the</w:t>
      </w:r>
      <w:r>
        <w:t xml:space="preserve"> </w:t>
      </w:r>
      <w:r w:rsidRPr="00FE4FA4">
        <w:t>following areas:</w:t>
      </w:r>
    </w:p>
    <w:p w:rsidRPr="00FE4FA4" w:rsidR="00FE4FA4" w:rsidP="2113030F" w:rsidRDefault="00FE4FA4" w14:paraId="766C0775" w14:textId="49F50FB1">
      <w:pPr>
        <w:pStyle w:val="ListParagraph"/>
        <w:numPr>
          <w:ilvl w:val="0"/>
          <w:numId w:val="59"/>
        </w:numPr>
        <w:ind/>
        <w:rPr/>
      </w:pPr>
      <w:r w:rsidR="00FE4FA4">
        <w:rPr/>
        <w:t xml:space="preserve">To establish a </w:t>
      </w:r>
      <w:r w:rsidR="00F82713">
        <w:rPr/>
        <w:t>Payment System</w:t>
      </w:r>
      <w:r w:rsidR="00FE4FA4">
        <w:rPr/>
        <w:t>, where the system is planned to</w:t>
      </w:r>
      <w:r w:rsidR="00FE4FA4">
        <w:rPr/>
        <w:t xml:space="preserve"> </w:t>
      </w:r>
      <w:r w:rsidR="00FE4FA4">
        <w:rPr/>
        <w:t>cater for the functions of programmes of the department namely:</w:t>
      </w:r>
    </w:p>
    <w:p w:rsidR="2113030F" w:rsidP="2113030F" w:rsidRDefault="2113030F" w14:paraId="0143BBC2" w14:textId="2AC7D1C2">
      <w:pPr>
        <w:pStyle w:val="ListParagraph"/>
        <w:ind w:left="1440"/>
      </w:pPr>
    </w:p>
    <w:p w:rsidR="007445D8" w:rsidP="2113030F" w:rsidRDefault="00701DA4" w14:paraId="1D47AB03" w14:textId="3DD6015A">
      <w:pPr>
        <w:pStyle w:val="ListParagraph"/>
        <w:numPr>
          <w:ilvl w:val="0"/>
          <w:numId w:val="57"/>
        </w:numPr>
        <w:spacing w:before="0" w:after="0"/>
        <w:ind/>
        <w:rPr/>
      </w:pPr>
      <w:r w:rsidRPr="2113030F" w:rsidR="004A74DA">
        <w:rPr>
          <w:b w:val="1"/>
          <w:bCs w:val="1"/>
        </w:rPr>
        <w:t>Programme 4: Community-Based</w:t>
      </w:r>
      <w:r w:rsidRPr="2113030F" w:rsidR="11D18908">
        <w:rPr>
          <w:b w:val="1"/>
          <w:bCs w:val="1"/>
        </w:rPr>
        <w:t xml:space="preserve"> </w:t>
      </w:r>
      <w:r w:rsidRPr="2113030F" w:rsidR="004A74DA">
        <w:rPr>
          <w:b w:val="1"/>
          <w:bCs w:val="1"/>
        </w:rPr>
        <w:t>Programmes</w:t>
      </w:r>
      <w:r w:rsidR="004A74DA">
        <w:rPr/>
        <w:t xml:space="preserve"> – Enabling effective management and reporting of the Contractor Development Programme (CDP) and Expanded Public Works Programme (EPWP).</w:t>
      </w:r>
    </w:p>
    <w:p w:rsidR="007445D8" w:rsidP="2113030F" w:rsidRDefault="00701DA4" w14:paraId="0387F391" w14:textId="52EA9495">
      <w:pPr>
        <w:pStyle w:val="ListParagraph"/>
        <w:spacing w:before="0" w:after="0"/>
        <w:ind w:left="1440"/>
      </w:pPr>
    </w:p>
    <w:p w:rsidR="007445D8" w:rsidP="2113030F" w:rsidRDefault="00701DA4" w14:paraId="3A9749D6" w14:textId="6D85E02E">
      <w:pPr>
        <w:pStyle w:val="ListParagraph"/>
        <w:numPr>
          <w:ilvl w:val="0"/>
          <w:numId w:val="57"/>
        </w:numPr>
        <w:spacing w:before="0" w:after="0"/>
        <w:ind/>
        <w:rPr>
          <w:b w:val="1"/>
          <w:bCs w:val="1"/>
        </w:rPr>
      </w:pPr>
      <w:r w:rsidRPr="2113030F" w:rsidR="00701DA4">
        <w:rPr>
          <w:b w:val="1"/>
          <w:bCs w:val="1"/>
        </w:rPr>
        <w:t>Strategic Objective</w:t>
      </w:r>
    </w:p>
    <w:p w:rsidRPr="00701DA4" w:rsidR="00701DA4" w:rsidP="00036548" w:rsidRDefault="00701DA4" w14:paraId="6FFF1890" w14:textId="4AD46D25">
      <w:pPr>
        <w:pStyle w:val="ListParagraph"/>
        <w:numPr>
          <w:ilvl w:val="0"/>
          <w:numId w:val="5"/>
        </w:numPr>
        <w:spacing w:before="0" w:after="0"/>
        <w:rPr/>
      </w:pPr>
      <w:r w:rsidR="00701DA4">
        <w:rPr/>
        <w:t xml:space="preserve">Establish </w:t>
      </w:r>
      <w:r w:rsidR="00701DA4">
        <w:rPr/>
        <w:t>a single source</w:t>
      </w:r>
      <w:r w:rsidR="00701DA4">
        <w:rPr/>
        <w:t xml:space="preserve"> of truth for delivery.</w:t>
      </w:r>
    </w:p>
    <w:p w:rsidRPr="0069017D" w:rsidR="00701DA4" w:rsidP="2113030F" w:rsidRDefault="00701DA4" w14:paraId="0B9C1DE2" w14:textId="5D36880A">
      <w:pPr>
        <w:pStyle w:val="ListParagraph"/>
        <w:numPr>
          <w:ilvl w:val="0"/>
          <w:numId w:val="5"/>
        </w:numPr>
        <w:spacing w:before="0" w:after="0"/>
        <w:ind/>
        <w:rPr>
          <w:b w:val="1"/>
          <w:bCs w:val="1"/>
        </w:rPr>
      </w:pPr>
      <w:r w:rsidR="00701DA4">
        <w:rPr/>
        <w:t>Improve planning, budgeting, and expenditure control</w:t>
      </w:r>
      <w:r w:rsidR="2B7FFEDB">
        <w:rPr/>
        <w:t>.</w:t>
      </w:r>
    </w:p>
    <w:p w:rsidRPr="0069017D" w:rsidR="00701DA4" w:rsidP="2113030F" w:rsidRDefault="00701DA4" w14:paraId="2392430B" w14:textId="49EB441E">
      <w:pPr>
        <w:pStyle w:val="ListParagraph"/>
        <w:spacing w:before="0" w:after="0"/>
        <w:ind w:left="1440"/>
        <w:rPr>
          <w:b w:val="1"/>
          <w:bCs w:val="1"/>
        </w:rPr>
      </w:pPr>
    </w:p>
    <w:p w:rsidRPr="0069017D" w:rsidR="00701DA4" w:rsidP="2113030F" w:rsidRDefault="00701DA4" w14:paraId="74ABB534" w14:textId="2AFAAF11">
      <w:pPr>
        <w:pStyle w:val="ListParagraph"/>
        <w:numPr>
          <w:ilvl w:val="0"/>
          <w:numId w:val="57"/>
        </w:numPr>
        <w:spacing w:before="0" w:after="0"/>
        <w:ind/>
        <w:rPr>
          <w:b w:val="1"/>
          <w:bCs w:val="1"/>
        </w:rPr>
      </w:pPr>
      <w:r w:rsidRPr="2113030F" w:rsidR="00701DA4">
        <w:rPr>
          <w:b w:val="1"/>
          <w:bCs w:val="1"/>
        </w:rPr>
        <w:t>Operational Objective</w:t>
      </w:r>
    </w:p>
    <w:p w:rsidR="00701DA4" w:rsidP="00036548" w:rsidRDefault="00701DA4" w14:paraId="4656868D" w14:textId="10891137">
      <w:pPr>
        <w:pStyle w:val="ListParagraph"/>
        <w:numPr>
          <w:ilvl w:val="0"/>
          <w:numId w:val="5"/>
        </w:numPr>
        <w:spacing w:before="0" w:after="0"/>
      </w:pPr>
      <w:r>
        <w:t>Migrate verified and cleansed legacy data into the system.</w:t>
      </w:r>
    </w:p>
    <w:p w:rsidR="00701DA4" w:rsidP="00036548" w:rsidRDefault="00701DA4" w14:paraId="1572A8E7" w14:textId="5AA96CC7">
      <w:pPr>
        <w:pStyle w:val="ListParagraph"/>
        <w:numPr>
          <w:ilvl w:val="0"/>
          <w:numId w:val="5"/>
        </w:numPr>
        <w:spacing w:before="0" w:after="0"/>
      </w:pPr>
      <w:r>
        <w:t>Implement user-based security and role-driven workflows.</w:t>
      </w:r>
    </w:p>
    <w:p w:rsidR="00701DA4" w:rsidP="00036548" w:rsidRDefault="00701DA4" w14:paraId="21EAB5CF" w14:textId="6AC664EE">
      <w:pPr>
        <w:pStyle w:val="ListParagraph"/>
        <w:numPr>
          <w:ilvl w:val="0"/>
          <w:numId w:val="5"/>
        </w:numPr>
        <w:spacing w:before="0" w:after="0"/>
        <w:rPr/>
      </w:pPr>
      <w:r w:rsidR="00701DA4">
        <w:rPr/>
        <w:t>Ensure SITA-aligned hosting, cybersecurity, and network readiness.</w:t>
      </w:r>
    </w:p>
    <w:p w:rsidR="2113030F" w:rsidP="2113030F" w:rsidRDefault="2113030F" w14:paraId="1A4DB6B1" w14:textId="57471B5C">
      <w:pPr>
        <w:pStyle w:val="ListParagraph"/>
        <w:spacing w:before="0" w:after="0"/>
        <w:ind w:left="1440"/>
      </w:pPr>
    </w:p>
    <w:p w:rsidRPr="0069017D" w:rsidR="00701DA4" w:rsidP="2113030F" w:rsidRDefault="00701DA4" w14:paraId="2CC908D5" w14:textId="36FC5612">
      <w:pPr>
        <w:pStyle w:val="ListParagraph"/>
        <w:numPr>
          <w:ilvl w:val="0"/>
          <w:numId w:val="57"/>
        </w:numPr>
        <w:ind/>
        <w:rPr>
          <w:b w:val="1"/>
          <w:bCs w:val="1"/>
        </w:rPr>
      </w:pPr>
      <w:r w:rsidRPr="2113030F" w:rsidR="00701DA4">
        <w:rPr>
          <w:b w:val="1"/>
          <w:bCs w:val="1"/>
        </w:rPr>
        <w:t>Governance Objective</w:t>
      </w:r>
    </w:p>
    <w:p w:rsidR="00701DA4" w:rsidP="00036548" w:rsidRDefault="00701DA4" w14:paraId="6ACCA4CB" w14:textId="622A6794">
      <w:pPr>
        <w:pStyle w:val="ListParagraph"/>
        <w:numPr>
          <w:ilvl w:val="0"/>
          <w:numId w:val="5"/>
        </w:numPr>
        <w:spacing w:before="0" w:after="0"/>
        <w:rPr/>
      </w:pPr>
      <w:r w:rsidR="00701DA4">
        <w:rPr/>
        <w:t xml:space="preserve">Implement a formal governance structure with approved </w:t>
      </w:r>
      <w:r w:rsidR="75CA0C08">
        <w:rPr/>
        <w:t xml:space="preserve">Terms of </w:t>
      </w:r>
      <w:r w:rsidR="75CA0C08">
        <w:rPr/>
        <w:t>refrences</w:t>
      </w:r>
      <w:r w:rsidR="75CA0C08">
        <w:rPr/>
        <w:t xml:space="preserve"> (</w:t>
      </w:r>
      <w:r w:rsidR="00701DA4">
        <w:rPr/>
        <w:t>TORs</w:t>
      </w:r>
      <w:r w:rsidR="66A77C95">
        <w:rPr/>
        <w:t>).</w:t>
      </w:r>
    </w:p>
    <w:p w:rsidR="00701DA4" w:rsidP="00036548" w:rsidRDefault="00701DA4" w14:paraId="370465C0" w14:textId="5D754468">
      <w:pPr>
        <w:pStyle w:val="ListParagraph"/>
        <w:numPr>
          <w:ilvl w:val="0"/>
          <w:numId w:val="5"/>
        </w:numPr>
        <w:spacing w:before="0" w:after="0"/>
        <w:rPr/>
      </w:pPr>
      <w:r w:rsidR="00701DA4">
        <w:rPr/>
        <w:t>Institutionalise a CRAIDs register</w:t>
      </w:r>
      <w:r w:rsidR="6C61D786">
        <w:rPr/>
        <w:t>.</w:t>
      </w:r>
    </w:p>
    <w:p w:rsidR="00701DA4" w:rsidP="00036548" w:rsidRDefault="00701DA4" w14:paraId="717932B1" w14:textId="3F0C74CC">
      <w:pPr>
        <w:pStyle w:val="ListParagraph"/>
        <w:numPr>
          <w:ilvl w:val="0"/>
          <w:numId w:val="5"/>
        </w:numPr>
        <w:spacing w:before="0" w:after="0"/>
        <w:rPr/>
      </w:pPr>
      <w:r w:rsidR="00701DA4">
        <w:rPr/>
        <w:t>Implement an integrated risk management process</w:t>
      </w:r>
      <w:r w:rsidR="3EE1BE5A">
        <w:rPr/>
        <w:t>.</w:t>
      </w:r>
    </w:p>
    <w:p w:rsidR="00701DA4" w:rsidP="00036548" w:rsidRDefault="00701DA4" w14:paraId="33169D34" w14:textId="27F0D390">
      <w:pPr>
        <w:pStyle w:val="ListParagraph"/>
        <w:numPr>
          <w:ilvl w:val="0"/>
          <w:numId w:val="5"/>
        </w:numPr>
        <w:spacing w:before="0" w:after="0"/>
        <w:rPr/>
      </w:pPr>
      <w:r w:rsidR="00701DA4">
        <w:rPr/>
        <w:t>Formalise stakeholder and communication management</w:t>
      </w:r>
      <w:r w:rsidR="3E2B1EE4">
        <w:rPr/>
        <w:t>.</w:t>
      </w:r>
    </w:p>
    <w:p w:rsidR="00701DA4" w:rsidP="00036548" w:rsidRDefault="00701DA4" w14:paraId="0FBD83A0" w14:textId="48CE1233">
      <w:pPr>
        <w:pStyle w:val="ListParagraph"/>
        <w:numPr>
          <w:ilvl w:val="0"/>
          <w:numId w:val="5"/>
        </w:numPr>
        <w:spacing w:before="0" w:after="0"/>
        <w:rPr/>
      </w:pPr>
      <w:r w:rsidR="00701DA4">
        <w:rPr/>
        <w:t>Establish change and configuration management control</w:t>
      </w:r>
      <w:r w:rsidR="718AD518">
        <w:rPr/>
        <w:t>.</w:t>
      </w:r>
    </w:p>
    <w:p w:rsidRPr="00701DA4" w:rsidR="00084530" w:rsidP="00084530" w:rsidRDefault="00084530" w14:paraId="6BDB8BAE" w14:textId="3DA11A87">
      <w:pPr>
        <w:spacing w:before="0" w:after="160" w:line="278" w:lineRule="auto"/>
        <w:jc w:val="left"/>
      </w:pPr>
      <w:r>
        <w:br w:type="page"/>
      </w:r>
    </w:p>
    <w:p w:rsidRPr="00F74BEB" w:rsidR="00F74BEB" w:rsidP="2113030F" w:rsidRDefault="00F74BEB" w14:paraId="282344BD" w14:textId="77777777">
      <w:pPr>
        <w:pStyle w:val="Heading1"/>
        <w:rPr>
          <w:b w:val="1"/>
          <w:bCs w:val="1"/>
          <w:caps w:val="0"/>
          <w:smallCaps w:val="0"/>
        </w:rPr>
      </w:pPr>
      <w:bookmarkStart w:name="_Toc2141506047" w:id="822498213"/>
      <w:r w:rsidRPr="2113030F" w:rsidR="00F74BEB">
        <w:rPr>
          <w:b w:val="1"/>
          <w:bCs w:val="1"/>
        </w:rPr>
        <w:t xml:space="preserve">Project </w:t>
      </w:r>
      <w:r w:rsidRPr="2113030F" w:rsidR="000A4B07">
        <w:rPr>
          <w:b w:val="1"/>
          <w:bCs w:val="1"/>
        </w:rPr>
        <w:t xml:space="preserve">Business </w:t>
      </w:r>
      <w:commentRangeStart w:id="9"/>
      <w:r w:rsidRPr="2113030F" w:rsidR="000A4B07">
        <w:rPr>
          <w:b w:val="1"/>
          <w:bCs w:val="1"/>
        </w:rPr>
        <w:t>Benefit</w:t>
      </w:r>
      <w:r w:rsidRPr="2113030F" w:rsidR="00F74BEB">
        <w:rPr>
          <w:b w:val="1"/>
          <w:bCs w:val="1"/>
        </w:rPr>
        <w:t>s</w:t>
      </w:r>
      <w:commentRangeEnd w:id="9"/>
      <w:r>
        <w:rPr>
          <w:rStyle w:val="CommentReference"/>
        </w:rPr>
        <w:commentReference w:id="9"/>
      </w:r>
      <w:bookmarkEnd w:id="822498213"/>
    </w:p>
    <w:p w:rsidR="00084530" w:rsidP="2113030F" w:rsidRDefault="00084530" w14:paraId="2975BC44" w14:textId="3E3DE644">
      <w:pPr>
        <w:spacing w:before="0" w:after="0"/>
        <w:ind w:firstLine="720"/>
      </w:pPr>
      <w:r w:rsidR="00084530">
        <w:rPr/>
        <w:t xml:space="preserve">Business Benefits of Implementing the </w:t>
      </w:r>
      <w:r w:rsidR="000C46F5">
        <w:rPr/>
        <w:t>Payment System</w:t>
      </w:r>
      <w:r w:rsidR="009B1E9F">
        <w:rPr/>
        <w:t>:</w:t>
      </w:r>
    </w:p>
    <w:p w:rsidR="00084530" w:rsidP="009B1E9F" w:rsidRDefault="00084530" w14:paraId="2356A885" w14:textId="0D475007">
      <w:pPr>
        <w:pStyle w:val="ListParagraph"/>
        <w:numPr>
          <w:ilvl w:val="0"/>
          <w:numId w:val="5"/>
        </w:numPr>
        <w:spacing w:before="0" w:after="0"/>
        <w:rPr/>
      </w:pPr>
      <w:r w:rsidR="00084530">
        <w:rPr/>
        <w:t xml:space="preserve">Enhanced Stakeholder Engagement and Buy-in: </w:t>
      </w:r>
      <w:r w:rsidR="00084530">
        <w:rPr/>
        <w:t>Establishing</w:t>
      </w:r>
      <w:r w:rsidR="00084530">
        <w:rPr/>
        <w:t xml:space="preserve"> dedicated work</w:t>
      </w:r>
      <w:r w:rsidR="00B115CE">
        <w:rPr/>
        <w:t>flows</w:t>
      </w:r>
      <w:r w:rsidR="00084530">
        <w:rPr/>
        <w:t xml:space="preserve"> ensures active involvement and commitment from Programme Managers, fostering a collaborative environment that accelerates system adoption.</w:t>
      </w:r>
    </w:p>
    <w:p w:rsidR="00084530" w:rsidP="009B1E9F" w:rsidRDefault="00084530" w14:paraId="0BE98EA1" w14:textId="77777777">
      <w:pPr>
        <w:pStyle w:val="ListParagraph"/>
        <w:spacing w:before="0" w:after="0"/>
        <w:ind w:left="1440"/>
      </w:pPr>
    </w:p>
    <w:p w:rsidR="00084530" w:rsidP="009B1E9F" w:rsidRDefault="00084530" w14:paraId="6531A195" w14:textId="75740898">
      <w:pPr>
        <w:pStyle w:val="ListParagraph"/>
        <w:numPr>
          <w:ilvl w:val="0"/>
          <w:numId w:val="5"/>
        </w:numPr>
        <w:spacing w:before="0" w:after="0"/>
      </w:pPr>
      <w:r>
        <w:t>Customized Solutions for Greater Relevance: Allowing workstream to define their specific system requirements ensures the</w:t>
      </w:r>
      <w:r w:rsidR="009729C8">
        <w:t xml:space="preserve"> system</w:t>
      </w:r>
      <w:r>
        <w:t xml:space="preserve"> is tailored to meet the unique needs of </w:t>
      </w:r>
      <w:r w:rsidR="00C10D2A">
        <w:t>the</w:t>
      </w:r>
      <w:r>
        <w:t xml:space="preserve"> programme, improving efficiency and user satisfaction.</w:t>
      </w:r>
    </w:p>
    <w:p w:rsidR="00084530" w:rsidP="009B1E9F" w:rsidRDefault="00084530" w14:paraId="7D87FE3F" w14:textId="77777777">
      <w:pPr>
        <w:pStyle w:val="ListParagraph"/>
        <w:spacing w:before="0" w:after="0"/>
        <w:ind w:left="1440"/>
      </w:pPr>
    </w:p>
    <w:p w:rsidR="009B1E9F" w:rsidP="009B1E9F" w:rsidRDefault="00084530" w14:paraId="0E049B44" w14:textId="7F7A9AD0">
      <w:pPr>
        <w:pStyle w:val="ListParagraph"/>
        <w:numPr>
          <w:ilvl w:val="0"/>
          <w:numId w:val="5"/>
        </w:numPr>
        <w:spacing w:before="0" w:after="0"/>
      </w:pPr>
      <w:r>
        <w:t xml:space="preserve">Streamlined Data Migration and Centralized Information: Coordinated efforts by </w:t>
      </w:r>
      <w:r w:rsidR="00C10D2A">
        <w:t xml:space="preserve">the programme </w:t>
      </w:r>
      <w:r>
        <w:t>to compile, collate, and migrate data onto the system will result in a single, reliable source of project information, reducing duplication and minimizing errors.</w:t>
      </w:r>
    </w:p>
    <w:p w:rsidR="009B1E9F" w:rsidP="009B1E9F" w:rsidRDefault="009B1E9F" w14:paraId="259332C5" w14:textId="77777777">
      <w:pPr>
        <w:pStyle w:val="ListParagraph"/>
        <w:spacing w:before="0" w:after="0"/>
        <w:ind w:left="1440"/>
      </w:pPr>
    </w:p>
    <w:p w:rsidR="009B1E9F" w:rsidP="009B1E9F" w:rsidRDefault="00084530" w14:paraId="2075E5B1" w14:textId="1D921779">
      <w:pPr>
        <w:pStyle w:val="ListParagraph"/>
        <w:numPr>
          <w:ilvl w:val="0"/>
          <w:numId w:val="5"/>
        </w:numPr>
        <w:spacing w:before="0" w:after="0"/>
      </w:pPr>
      <w:r>
        <w:t xml:space="preserve">Improved Monitoring and Reporting: Assigning responsibility to </w:t>
      </w:r>
      <w:r w:rsidR="002B0F5C">
        <w:t xml:space="preserve">programme leads </w:t>
      </w:r>
      <w:r>
        <w:t>for tracking and reporting progress on system rollout provides real-time insights, enabling proactive decision-making and faster issue resolution.</w:t>
      </w:r>
    </w:p>
    <w:p w:rsidR="009B1E9F" w:rsidP="009B1E9F" w:rsidRDefault="009B1E9F" w14:paraId="77E8A8CD" w14:textId="77777777">
      <w:pPr>
        <w:pStyle w:val="ListParagraph"/>
        <w:spacing w:before="0" w:after="0"/>
        <w:ind w:left="1440"/>
      </w:pPr>
    </w:p>
    <w:p w:rsidR="009B1E9F" w:rsidP="009B1E9F" w:rsidRDefault="00084530" w14:paraId="3DB215AC" w14:textId="7F88F8E3">
      <w:pPr>
        <w:pStyle w:val="ListParagraph"/>
        <w:numPr>
          <w:ilvl w:val="0"/>
          <w:numId w:val="5"/>
        </w:numPr>
        <w:spacing w:before="0" w:after="0"/>
        <w:rPr/>
      </w:pPr>
      <w:r w:rsidR="00084530">
        <w:rPr/>
        <w:t xml:space="preserve">Effective Change Management and System Adoption: Having programme managers champion the system ensures that the rollout is well-received, fostering a culture of acceptance and maximizing the value derived from </w:t>
      </w:r>
      <w:r w:rsidR="1B9FEADC">
        <w:rPr/>
        <w:t>the payment</w:t>
      </w:r>
      <w:r w:rsidR="002B0F5C">
        <w:rPr/>
        <w:t xml:space="preserve"> </w:t>
      </w:r>
      <w:r w:rsidR="0DE6944C">
        <w:rPr/>
        <w:t>system.</w:t>
      </w:r>
    </w:p>
    <w:p w:rsidR="009B1E9F" w:rsidP="009B1E9F" w:rsidRDefault="009B1E9F" w14:paraId="7873E7D6" w14:textId="77777777">
      <w:pPr>
        <w:pStyle w:val="ListParagraph"/>
        <w:spacing w:before="0" w:after="0"/>
        <w:ind w:left="1440"/>
      </w:pPr>
    </w:p>
    <w:p w:rsidR="001A5E6F" w:rsidP="009B1E9F" w:rsidRDefault="00084530" w14:paraId="6CA05F44" w14:textId="5F9E1CEB">
      <w:pPr>
        <w:pStyle w:val="ListParagraph"/>
        <w:numPr>
          <w:ilvl w:val="0"/>
          <w:numId w:val="5"/>
        </w:numPr>
        <w:spacing w:before="0" w:after="0"/>
      </w:pPr>
      <w:r>
        <w:t>Overall Business Efficiency: By integrating project data, standardizing processes, and enhancing reporting capabilities, the system will lead to better project oversight, cost control, and timely delivery of infrastructure projects.</w:t>
      </w:r>
    </w:p>
    <w:p w:rsidR="001A5E6F" w:rsidP="001A5E6F" w:rsidRDefault="001A5E6F" w14:paraId="5F73B7E0" w14:textId="77777777">
      <w:pPr>
        <w:pStyle w:val="ListParagraph"/>
      </w:pPr>
    </w:p>
    <w:p w:rsidR="007F16F1" w:rsidP="007D500F" w:rsidRDefault="001A5E6F" w14:paraId="6F9930DF" w14:textId="77777777">
      <w:pPr>
        <w:pStyle w:val="Heading1"/>
        <w:rPr/>
      </w:pPr>
      <w:bookmarkStart w:name="_Toc193083980" w:id="999211198"/>
      <w:r w:rsidR="001A5E6F">
        <w:rPr/>
        <w:t xml:space="preserve">Project </w:t>
      </w:r>
      <w:commentRangeStart w:id="11"/>
      <w:r w:rsidR="001A5E6F">
        <w:rPr/>
        <w:t>A</w:t>
      </w:r>
      <w:r w:rsidR="007D500F">
        <w:rPr/>
        <w:t>ssumptions</w:t>
      </w:r>
      <w:commentRangeEnd w:id="11"/>
      <w:r>
        <w:rPr>
          <w:rStyle w:val="CommentReference"/>
        </w:rPr>
        <w:commentReference w:id="11"/>
      </w:r>
      <w:bookmarkEnd w:id="999211198"/>
    </w:p>
    <w:p w:rsidRPr="0014663D" w:rsidR="0014663D" w:rsidP="0014663D" w:rsidRDefault="0014663D" w14:paraId="0505866F" w14:textId="04305215">
      <w:pPr>
        <w:jc w:val="left"/>
      </w:pPr>
      <w:r w:rsidR="0014663D">
        <w:rPr/>
        <w:t xml:space="preserve">The </w:t>
      </w:r>
      <w:r w:rsidR="008266E8">
        <w:rPr/>
        <w:t xml:space="preserve">Payment </w:t>
      </w:r>
      <w:r w:rsidR="008266E8">
        <w:rPr/>
        <w:t>System</w:t>
      </w:r>
      <w:r w:rsidR="29F420EF">
        <w:rPr/>
        <w:t xml:space="preserve"> </w:t>
      </w:r>
      <w:r w:rsidR="0014663D">
        <w:rPr/>
        <w:t>Project</w:t>
      </w:r>
      <w:r w:rsidR="0014663D">
        <w:rPr/>
        <w:t xml:space="preserve"> </w:t>
      </w:r>
      <w:r w:rsidRPr="2113030F" w:rsidR="0014663D">
        <w:rPr>
          <w:rFonts w:cs="Arial"/>
        </w:rPr>
        <w:t>will be delivered based on the following key assumptions. These assumptions underpin the agreed scope, timelines, and delivery approach.</w:t>
      </w:r>
    </w:p>
    <w:p w:rsidR="005D334B" w:rsidP="00893952" w:rsidRDefault="007F16F1" w14:paraId="3FCFF174" w14:textId="54F2910A">
      <w:pPr>
        <w:pStyle w:val="ListParagraph"/>
        <w:numPr>
          <w:ilvl w:val="0"/>
          <w:numId w:val="6"/>
        </w:numPr>
      </w:pPr>
      <w:r w:rsidRPr="0014663D">
        <w:t>Governance structures, including the Steering Committee, will meet as scheduled to review progress, resolve escalated issues, and approve key decisions</w:t>
      </w:r>
      <w:r>
        <w:t xml:space="preserve"> </w:t>
      </w:r>
    </w:p>
    <w:p w:rsidRPr="0014663D" w:rsidR="005D334B" w:rsidP="00893952" w:rsidRDefault="004A6C7C" w14:paraId="29973353" w14:textId="20CCA06F">
      <w:pPr>
        <w:pStyle w:val="ListParagraph"/>
        <w:numPr>
          <w:ilvl w:val="0"/>
          <w:numId w:val="6"/>
        </w:numPr>
      </w:pPr>
      <w:r w:rsidRPr="0014663D">
        <w:t>Business stakeholders will be available to participate in requirements validation, design reviews, testing, training, and acceptance activities on a per-module basis.</w:t>
      </w:r>
    </w:p>
    <w:p w:rsidRPr="0014663D" w:rsidR="004A6C7C" w:rsidP="0014663D" w:rsidRDefault="004A6C7C" w14:paraId="2A715FAA" w14:textId="0E5BF2AA">
      <w:pPr>
        <w:pStyle w:val="ListParagraph"/>
        <w:numPr>
          <w:ilvl w:val="0"/>
          <w:numId w:val="6"/>
        </w:numPr>
      </w:pPr>
      <w:r w:rsidRPr="0014663D">
        <w:t xml:space="preserve">Business users will provide timely input, feedback, and sign-off </w:t>
      </w:r>
    </w:p>
    <w:p w:rsidRPr="0014663D" w:rsidR="004A6C7C" w:rsidP="0014663D" w:rsidRDefault="004A6C7C" w14:paraId="5A6FD506" w14:textId="72CD0B3D">
      <w:pPr>
        <w:pStyle w:val="ListParagraph"/>
        <w:numPr>
          <w:ilvl w:val="0"/>
          <w:numId w:val="6"/>
        </w:numPr>
      </w:pPr>
      <w:r w:rsidRPr="0014663D">
        <w:t>Programme managers will be available during critical delivery periods, including testing and go-live activities.</w:t>
      </w:r>
    </w:p>
    <w:p w:rsidRPr="0014663D" w:rsidR="00E301C7" w:rsidP="0014663D" w:rsidRDefault="00E301C7" w14:paraId="26F8BEF9" w14:textId="3311BE62">
      <w:pPr>
        <w:pStyle w:val="ListParagraph"/>
        <w:numPr>
          <w:ilvl w:val="0"/>
          <w:numId w:val="6"/>
        </w:numPr>
      </w:pPr>
      <w:r w:rsidRPr="0014663D">
        <w:t>Scope changes outside of what is defined in the approved Project Scope will be</w:t>
      </w:r>
      <w:r w:rsidR="0044088A">
        <w:t xml:space="preserve"> </w:t>
      </w:r>
      <w:r w:rsidRPr="0014663D">
        <w:t>managed through formal change control.</w:t>
      </w:r>
    </w:p>
    <w:p w:rsidR="0044088A" w:rsidP="0044088A" w:rsidRDefault="0044088A" w14:paraId="4A312D1F" w14:textId="0761F943">
      <w:pPr>
        <w:pStyle w:val="ListParagraph"/>
        <w:numPr>
          <w:ilvl w:val="0"/>
          <w:numId w:val="6"/>
        </w:numPr>
      </w:pPr>
      <w:r w:rsidRPr="0044088A">
        <w:t>Data provided for migration and testing will be of sufficient quality and completeness to</w:t>
      </w:r>
      <w:r w:rsidR="002E54F8">
        <w:t xml:space="preserve"> </w:t>
      </w:r>
      <w:r w:rsidRPr="0044088A">
        <w:t>support planned activities.</w:t>
      </w:r>
    </w:p>
    <w:p w:rsidRPr="002E54F8" w:rsidR="002E54F8" w:rsidP="002E54F8" w:rsidRDefault="002E54F8" w14:paraId="554DF562" w14:textId="2CC42544">
      <w:pPr>
        <w:pStyle w:val="ListParagraph"/>
        <w:numPr>
          <w:ilvl w:val="0"/>
          <w:numId w:val="6"/>
        </w:numPr>
      </w:pPr>
      <w:r w:rsidRPr="002E54F8">
        <w:t>Project documentation, configuration artefacts, and decision records will be maintained in PPMU approved repositories.</w:t>
      </w:r>
    </w:p>
    <w:p w:rsidRPr="002E54F8" w:rsidR="002E54F8" w:rsidP="002E54F8" w:rsidRDefault="002E54F8" w14:paraId="695AA3E2" w14:textId="4B7D6DFC">
      <w:pPr>
        <w:pStyle w:val="ListParagraph"/>
        <w:numPr>
          <w:ilvl w:val="0"/>
          <w:numId w:val="6"/>
        </w:numPr>
      </w:pPr>
      <w:r w:rsidRPr="002E54F8">
        <w:t>Knowledge transfer and documentation will be sufficient to support continuity of delivery and transition to operational support.</w:t>
      </w:r>
    </w:p>
    <w:p w:rsidRPr="00B76100" w:rsidR="00E301C7" w:rsidP="0014663D" w:rsidRDefault="00E301C7" w14:paraId="7261A4B6" w14:textId="77777777">
      <w:pPr>
        <w:pStyle w:val="NormalWeb"/>
        <w:spacing w:line="240" w:lineRule="auto"/>
        <w:ind w:left="720"/>
        <w:rPr>
          <w:rFonts w:cs="Arial"/>
          <w:sz w:val="22"/>
          <w:szCs w:val="22"/>
        </w:rPr>
      </w:pPr>
    </w:p>
    <w:p w:rsidRPr="009B1E9F" w:rsidR="00F30003" w:rsidP="007F16F1" w:rsidRDefault="00F30003" w14:paraId="26E88EF4" w14:textId="34949481">
      <w:r>
        <w:br w:type="page"/>
      </w:r>
    </w:p>
    <w:p w:rsidRPr="003E7688" w:rsidR="003E7688" w:rsidP="00E16915" w:rsidRDefault="007445D8" w14:paraId="2F985FCA" w14:textId="3C9C18A5">
      <w:pPr>
        <w:pStyle w:val="Heading1"/>
        <w:rPr/>
      </w:pPr>
      <w:bookmarkStart w:name="_Toc612137509" w:id="226550081"/>
      <w:r w:rsidR="007445D8">
        <w:rPr/>
        <w:t>Project</w:t>
      </w:r>
      <w:r w:rsidR="00947185">
        <w:rPr/>
        <w:t xml:space="preserve"> </w:t>
      </w:r>
      <w:r w:rsidR="2C89F61F">
        <w:rPr/>
        <w:t>high-level</w:t>
      </w:r>
      <w:r w:rsidR="007445D8">
        <w:rPr/>
        <w:t xml:space="preserve"> </w:t>
      </w:r>
      <w:commentRangeStart w:id="13"/>
      <w:commentRangeStart w:id="14"/>
      <w:r w:rsidR="007445D8">
        <w:rPr/>
        <w:t>scope</w:t>
      </w:r>
      <w:commentRangeEnd w:id="13"/>
      <w:r>
        <w:rPr>
          <w:rStyle w:val="CommentReference"/>
        </w:rPr>
        <w:commentReference w:id="13"/>
      </w:r>
      <w:commentRangeEnd w:id="14"/>
      <w:r>
        <w:rPr>
          <w:rStyle w:val="CommentReference"/>
        </w:rPr>
        <w:commentReference w:id="14"/>
      </w:r>
      <w:bookmarkEnd w:id="226550081"/>
    </w:p>
    <w:p w:rsidRPr="00AA36A4" w:rsidR="003E7688" w:rsidP="00AA36A4" w:rsidRDefault="003E7688" w14:paraId="3A857D37" w14:textId="7DA385C5">
      <w:pPr>
        <w:pStyle w:val="ListParagraph"/>
        <w:numPr>
          <w:ilvl w:val="1"/>
          <w:numId w:val="1"/>
        </w:numPr>
        <w:rPr>
          <w:b/>
          <w:bCs/>
        </w:rPr>
      </w:pPr>
      <w:r w:rsidRPr="00AA36A4">
        <w:rPr>
          <w:b/>
          <w:bCs/>
        </w:rPr>
        <w:t>In Scope</w:t>
      </w:r>
    </w:p>
    <w:p w:rsidRPr="00122C3A" w:rsidR="0037574C" w:rsidP="00E964B3" w:rsidRDefault="0037574C" w14:paraId="11B591B5" w14:textId="26082F6F">
      <w:pPr>
        <w:pStyle w:val="Heading3"/>
        <w:rPr/>
      </w:pPr>
      <w:bookmarkStart w:name="_Toc1197345851" w:id="1172857864"/>
      <w:r w:rsidR="0037574C">
        <w:rPr/>
        <w:t>System Implementation and Deployment</w:t>
      </w:r>
      <w:bookmarkEnd w:id="1172857864"/>
    </w:p>
    <w:p w:rsidR="00F7172C" w:rsidP="0037574C" w:rsidRDefault="0037574C" w14:paraId="0AC4C6F4" w14:textId="5D5C3682">
      <w:pPr>
        <w:ind w:left="284"/>
      </w:pPr>
      <w:r w:rsidR="0037574C">
        <w:rPr/>
        <w:t xml:space="preserve">The project includes the design, configuration, development, and deployment of the </w:t>
      </w:r>
      <w:r w:rsidR="00303C5E">
        <w:rPr/>
        <w:t xml:space="preserve">Payment </w:t>
      </w:r>
      <w:r w:rsidR="76A5AB81">
        <w:rPr/>
        <w:t>Systems</w:t>
      </w:r>
      <w:r w:rsidR="0037574C">
        <w:rPr/>
        <w:t xml:space="preserve"> the Department’s enterprise platform for infrastructure and asset lifecycle management</w:t>
      </w:r>
      <w:r w:rsidR="0037574C">
        <w:rPr/>
        <w:t>.</w:t>
      </w:r>
    </w:p>
    <w:p w:rsidRPr="00EF6158" w:rsidR="00701DA4" w:rsidP="0037574C" w:rsidRDefault="00B15B75" w14:paraId="1178A0C2" w14:textId="0923E639">
      <w:pPr>
        <w:ind w:left="284"/>
        <w:rPr>
          <w:b/>
          <w:bCs/>
        </w:rPr>
      </w:pPr>
      <w:r w:rsidRPr="00EF6158">
        <w:rPr>
          <w:b/>
          <w:bCs/>
          <w:i/>
          <w:iCs/>
        </w:rPr>
        <w:t>**</w:t>
      </w:r>
      <w:r w:rsidRPr="00EF6158" w:rsidR="00947185">
        <w:rPr>
          <w:b/>
          <w:bCs/>
          <w:i/>
          <w:iCs/>
        </w:rPr>
        <w:t xml:space="preserve"> </w:t>
      </w:r>
      <w:r w:rsidRPr="00EF6158" w:rsidR="00236A95">
        <w:rPr>
          <w:b/>
          <w:bCs/>
          <w:i/>
          <w:iCs/>
        </w:rPr>
        <w:t xml:space="preserve">A detailed defined scope will be documented </w:t>
      </w:r>
      <w:r w:rsidRPr="00EF6158" w:rsidR="00945772">
        <w:rPr>
          <w:b/>
          <w:bCs/>
          <w:i/>
          <w:iCs/>
        </w:rPr>
        <w:t xml:space="preserve">in the </w:t>
      </w:r>
      <w:r w:rsidRPr="004774F6" w:rsidR="007557BE">
        <w:rPr>
          <w:b/>
          <w:bCs/>
          <w:i/>
          <w:iCs/>
        </w:rPr>
        <w:t>Payment System</w:t>
      </w:r>
      <w:r w:rsidRPr="00EF6158" w:rsidR="00945772">
        <w:rPr>
          <w:b/>
          <w:bCs/>
          <w:i/>
          <w:iCs/>
        </w:rPr>
        <w:t>Scope document</w:t>
      </w:r>
      <w:r w:rsidRPr="00EF6158" w:rsidR="00945772">
        <w:rPr>
          <w:b/>
          <w:bCs/>
        </w:rPr>
        <w:t>.</w:t>
      </w:r>
    </w:p>
    <w:p w:rsidRPr="00674493" w:rsidR="00031823" w:rsidP="00674493" w:rsidRDefault="00031823" w14:paraId="343430EF" w14:textId="305B784D">
      <w:pPr>
        <w:rPr>
          <w:b/>
          <w:bCs/>
        </w:rPr>
      </w:pPr>
      <w:r w:rsidRPr="00674493">
        <w:rPr>
          <w:b/>
          <w:bCs/>
        </w:rPr>
        <w:t xml:space="preserve">This includes the core functional components of </w:t>
      </w:r>
      <w:r w:rsidR="003A32B3">
        <w:rPr>
          <w:b/>
          <w:bCs/>
        </w:rPr>
        <w:t xml:space="preserve">the Payment System </w:t>
      </w:r>
      <w:r w:rsidRPr="00674493">
        <w:rPr>
          <w:b/>
          <w:bCs/>
        </w:rPr>
        <w:t>module</w:t>
      </w:r>
    </w:p>
    <w:p w:rsidR="00031823" w:rsidP="00036548" w:rsidRDefault="00031823" w14:paraId="425FA717" w14:textId="1563176F">
      <w:pPr>
        <w:pStyle w:val="ListParagraph"/>
        <w:numPr>
          <w:ilvl w:val="0"/>
          <w:numId w:val="6"/>
        </w:numPr>
      </w:pPr>
      <w:r>
        <w:t xml:space="preserve">CBP Community Based Programme Management </w:t>
      </w:r>
      <w:r w:rsidR="00A53ABF">
        <w:t>Module (</w:t>
      </w:r>
      <w:r w:rsidR="00674493">
        <w:t>Contractor Development Programme, EPWP)</w:t>
      </w:r>
    </w:p>
    <w:p w:rsidRPr="007445D8" w:rsidR="00A94361" w:rsidP="00A94361" w:rsidRDefault="00A94361" w14:paraId="7562E509" w14:textId="77777777">
      <w:pPr>
        <w:rPr>
          <w:b/>
          <w:bCs/>
        </w:rPr>
      </w:pPr>
      <w:r w:rsidRPr="007445D8">
        <w:rPr>
          <w:b/>
          <w:bCs/>
        </w:rPr>
        <w:t>Data Migration and Validation</w:t>
      </w:r>
    </w:p>
    <w:p w:rsidR="00A94361" w:rsidP="00A94361" w:rsidRDefault="00A94361" w14:paraId="6DF99110" w14:textId="1586ABB5">
      <w:pPr>
        <w:pStyle w:val="ListParagraph"/>
        <w:numPr>
          <w:ilvl w:val="0"/>
          <w:numId w:val="20"/>
        </w:numPr>
      </w:pPr>
      <w:r>
        <w:t>Extraction of existing asset data from manual spreadsheets and legacy systems.</w:t>
      </w:r>
    </w:p>
    <w:p w:rsidR="00A94361" w:rsidP="00A94361" w:rsidRDefault="00A94361" w14:paraId="1A3F0A53" w14:textId="77777777">
      <w:pPr>
        <w:pStyle w:val="ListParagraph"/>
        <w:numPr>
          <w:ilvl w:val="0"/>
          <w:numId w:val="20"/>
        </w:numPr>
      </w:pPr>
      <w:r>
        <w:t>Data cleansing, validation, and migration into the new centralized system.</w:t>
      </w:r>
    </w:p>
    <w:p w:rsidR="00A94361" w:rsidP="00A94361" w:rsidRDefault="00A94361" w14:paraId="7F7BE133" w14:textId="77777777">
      <w:pPr>
        <w:pStyle w:val="ListParagraph"/>
        <w:numPr>
          <w:ilvl w:val="0"/>
          <w:numId w:val="20"/>
        </w:numPr>
      </w:pPr>
      <w:r>
        <w:t>Ensuring data accuracy, integrity, and security during migration.</w:t>
      </w:r>
    </w:p>
    <w:p w:rsidRPr="007445D8" w:rsidR="00A94361" w:rsidP="00A94361" w:rsidRDefault="00A94361" w14:paraId="4E7B5391" w14:textId="77777777">
      <w:pPr>
        <w:rPr>
          <w:b/>
          <w:bCs/>
        </w:rPr>
      </w:pPr>
      <w:r w:rsidRPr="007445D8">
        <w:rPr>
          <w:b/>
          <w:bCs/>
        </w:rPr>
        <w:t>System Integration</w:t>
      </w:r>
    </w:p>
    <w:p w:rsidR="00A94361" w:rsidP="00A94361" w:rsidRDefault="00A94361" w14:paraId="3369EA1B" w14:textId="77777777">
      <w:pPr>
        <w:pStyle w:val="ListParagraph"/>
        <w:numPr>
          <w:ilvl w:val="0"/>
          <w:numId w:val="21"/>
        </w:numPr>
      </w:pPr>
      <w:r>
        <w:t>Establishing real-time data exchange and process automation across integrated platforms.</w:t>
      </w:r>
    </w:p>
    <w:p w:rsidRPr="007445D8" w:rsidR="00A94361" w:rsidP="00A94361" w:rsidRDefault="00A94361" w14:paraId="0146D9DD" w14:textId="77777777">
      <w:pPr>
        <w:rPr>
          <w:b/>
          <w:bCs/>
        </w:rPr>
      </w:pPr>
      <w:r w:rsidRPr="007445D8">
        <w:rPr>
          <w:b/>
          <w:bCs/>
        </w:rPr>
        <w:t>Operationalization &amp; Training</w:t>
      </w:r>
    </w:p>
    <w:p w:rsidR="00A94361" w:rsidP="00A94361" w:rsidRDefault="00A94361" w14:paraId="1620B4C6" w14:textId="77777777">
      <w:pPr>
        <w:pStyle w:val="ListParagraph"/>
        <w:numPr>
          <w:ilvl w:val="0"/>
          <w:numId w:val="22"/>
        </w:numPr>
      </w:pPr>
      <w:r>
        <w:t>Establishment of workflows and user roles within the system.</w:t>
      </w:r>
    </w:p>
    <w:p w:rsidR="00A94361" w:rsidP="00A94361" w:rsidRDefault="00A94361" w14:paraId="7FC3E053" w14:textId="77777777">
      <w:pPr>
        <w:pStyle w:val="ListParagraph"/>
        <w:numPr>
          <w:ilvl w:val="0"/>
          <w:numId w:val="22"/>
        </w:numPr>
      </w:pPr>
      <w:r>
        <w:t>Training of departmental staff for effective use and management of the platform.</w:t>
      </w:r>
    </w:p>
    <w:p w:rsidRPr="007445D8" w:rsidR="00A94361" w:rsidP="00A94361" w:rsidRDefault="00A94361" w14:paraId="1881D80A" w14:textId="77777777">
      <w:pPr>
        <w:rPr>
          <w:b/>
          <w:bCs/>
        </w:rPr>
      </w:pPr>
      <w:r w:rsidRPr="007445D8">
        <w:rPr>
          <w:b/>
          <w:bCs/>
        </w:rPr>
        <w:t>Post-Implementation Support</w:t>
      </w:r>
    </w:p>
    <w:p w:rsidR="00A94361" w:rsidP="00A94361" w:rsidRDefault="00A94361" w14:paraId="4849A783" w14:textId="3AA1B1A2">
      <w:pPr>
        <w:pStyle w:val="ListParagraph"/>
        <w:numPr>
          <w:ilvl w:val="0"/>
          <w:numId w:val="23"/>
        </w:numPr>
      </w:pPr>
      <w:r>
        <w:t xml:space="preserve">Providing ongoing support, maintenance, and updates for </w:t>
      </w:r>
      <w:r w:rsidR="004A79CD">
        <w:t>36</w:t>
      </w:r>
      <w:r>
        <w:t xml:space="preserve"> months post-launch.</w:t>
      </w:r>
    </w:p>
    <w:p w:rsidR="00A94361" w:rsidP="00A94361" w:rsidRDefault="00A94361" w14:paraId="4CAC290D" w14:textId="77777777">
      <w:pPr>
        <w:pStyle w:val="ListParagraph"/>
        <w:numPr>
          <w:ilvl w:val="0"/>
          <w:numId w:val="23"/>
        </w:numPr>
      </w:pPr>
      <w:r>
        <w:t>Addressing system issues, user support, and performance optimization during this period.</w:t>
      </w:r>
    </w:p>
    <w:p w:rsidRPr="007445D8" w:rsidR="00A94361" w:rsidP="00A94361" w:rsidRDefault="00A94361" w14:paraId="03AFB71C" w14:textId="77777777">
      <w:pPr>
        <w:rPr>
          <w:b/>
          <w:bCs/>
        </w:rPr>
      </w:pPr>
      <w:r w:rsidRPr="007445D8">
        <w:rPr>
          <w:b/>
          <w:bCs/>
        </w:rPr>
        <w:t>Reporting &amp; Documentation</w:t>
      </w:r>
    </w:p>
    <w:p w:rsidR="00A94361" w:rsidP="00A94361" w:rsidRDefault="00A94361" w14:paraId="0710696B" w14:textId="77777777">
      <w:pPr>
        <w:pStyle w:val="ListParagraph"/>
        <w:numPr>
          <w:ilvl w:val="0"/>
          <w:numId w:val="18"/>
        </w:numPr>
      </w:pPr>
      <w:r>
        <w:t>Development of reporting dashboards and analytics capabilities.</w:t>
      </w:r>
    </w:p>
    <w:p w:rsidR="003D084A" w:rsidP="001A7D1E" w:rsidRDefault="00A94361" w14:paraId="1BF52962" w14:textId="05813015">
      <w:pPr>
        <w:pStyle w:val="ListParagraph"/>
        <w:numPr>
          <w:ilvl w:val="0"/>
          <w:numId w:val="18"/>
        </w:numPr>
      </w:pPr>
      <w:r>
        <w:t>Comprehensive documentation covering system architecture, user manuals, and maintenance procedures.</w:t>
      </w:r>
    </w:p>
    <w:p w:rsidRPr="00EF6158" w:rsidR="00005821" w:rsidP="00005821" w:rsidRDefault="00EA21A2" w14:paraId="527EAE56" w14:textId="5E2FF756">
      <w:pPr>
        <w:rPr>
          <w:b/>
          <w:bCs/>
        </w:rPr>
      </w:pPr>
      <w:r w:rsidRPr="00EF6158">
        <w:rPr>
          <w:b/>
          <w:bCs/>
        </w:rPr>
        <w:t>Payroll</w:t>
      </w:r>
      <w:r w:rsidRPr="00EF6158" w:rsidR="00466C7E">
        <w:rPr>
          <w:b/>
          <w:bCs/>
        </w:rPr>
        <w:t xml:space="preserve"> </w:t>
      </w:r>
    </w:p>
    <w:p w:rsidR="00466C7E" w:rsidP="00EF6158" w:rsidRDefault="00466C7E" w14:paraId="2CE091BA" w14:textId="0D84B2AD">
      <w:pPr>
        <w:pStyle w:val="ListParagraph"/>
        <w:numPr>
          <w:ilvl w:val="0"/>
          <w:numId w:val="18"/>
        </w:numPr>
      </w:pPr>
      <w:r>
        <w:t>S</w:t>
      </w:r>
      <w:r w:rsidRPr="00466C7E">
        <w:t>tipend disbursement processing</w:t>
      </w:r>
      <w:r w:rsidR="000F0E9C">
        <w:t>,</w:t>
      </w:r>
      <w:r w:rsidRPr="000F0E9C" w:rsidR="000F0E9C">
        <w:t xml:space="preserve"> </w:t>
      </w:r>
      <w:r w:rsidR="00964EFB">
        <w:t>e</w:t>
      </w:r>
      <w:r w:rsidRPr="000F0E9C" w:rsidR="000F0E9C">
        <w:t>xecute monthly stipend payments based on attendance and work records, adhering to scheduled disbursement dates.</w:t>
      </w:r>
    </w:p>
    <w:p w:rsidR="00466C7E" w:rsidP="00EF6158" w:rsidRDefault="00466C7E" w14:paraId="62897629" w14:textId="72717F5B">
      <w:pPr>
        <w:pStyle w:val="ListParagraph"/>
        <w:numPr>
          <w:ilvl w:val="0"/>
          <w:numId w:val="18"/>
        </w:numPr>
      </w:pPr>
      <w:r w:rsidRPr="00466C7E">
        <w:t>Generation of payslips</w:t>
      </w:r>
      <w:r w:rsidR="000F0E9C">
        <w:t>,</w:t>
      </w:r>
      <w:r w:rsidRPr="00964EFB" w:rsidR="00964EFB">
        <w:t xml:space="preserve"> </w:t>
      </w:r>
      <w:r w:rsidR="00964EFB">
        <w:t>a</w:t>
      </w:r>
      <w:r w:rsidRPr="00964EFB" w:rsidR="00964EFB">
        <w:t>utomatically generate individual payslips for participants, ensuring transparency and record accuracy.</w:t>
      </w:r>
    </w:p>
    <w:p w:rsidR="00476689" w:rsidP="00EF6158" w:rsidRDefault="00476689" w14:paraId="3ACEA4D9" w14:textId="34EEDBD6">
      <w:pPr>
        <w:pStyle w:val="ListParagraph"/>
        <w:numPr>
          <w:ilvl w:val="0"/>
          <w:numId w:val="18"/>
        </w:numPr>
      </w:pPr>
      <w:r w:rsidRPr="00476689">
        <w:t>Statutory deductions management</w:t>
      </w:r>
      <w:r w:rsidR="00964EFB">
        <w:t>,</w:t>
      </w:r>
      <w:r w:rsidRPr="00964EFB" w:rsidR="00964EFB">
        <w:t xml:space="preserve"> </w:t>
      </w:r>
      <w:r w:rsidR="00964EFB">
        <w:t>c</w:t>
      </w:r>
      <w:r w:rsidRPr="00964EFB" w:rsidR="00964EFB">
        <w:t>alculate and deduct statutory contributions such as PAYE, SDL, UIF, and COIDA, ensuring compliance with legal requirements.</w:t>
      </w:r>
    </w:p>
    <w:p w:rsidR="00476689" w:rsidP="00476689" w:rsidRDefault="00476689" w14:paraId="23FC0A00" w14:textId="3A58970E">
      <w:pPr>
        <w:pStyle w:val="ListParagraph"/>
        <w:numPr>
          <w:ilvl w:val="0"/>
          <w:numId w:val="18"/>
        </w:numPr>
      </w:pPr>
      <w:r w:rsidRPr="00476689">
        <w:t>Reporting and reconciliation</w:t>
      </w:r>
      <w:r w:rsidR="006F1E6A">
        <w:t>,</w:t>
      </w:r>
      <w:r w:rsidRPr="00C24AA5" w:rsidR="00C24AA5">
        <w:t xml:space="preserve"> </w:t>
      </w:r>
      <w:r w:rsidR="00C24AA5">
        <w:t>p</w:t>
      </w:r>
      <w:r w:rsidRPr="00C24AA5" w:rsidR="00C24AA5">
        <w:t>rovide detailed payroll reports, including payment summaries, reconciliation of payments against attendance records, and compliance reports for audit purposes</w:t>
      </w:r>
    </w:p>
    <w:p w:rsidR="00D2553A" w:rsidP="00D2553A" w:rsidRDefault="00D2553A" w14:paraId="63F62E50" w14:textId="77777777">
      <w:pPr>
        <w:pStyle w:val="ListParagraph"/>
        <w:ind w:left="1004"/>
      </w:pPr>
    </w:p>
    <w:p w:rsidR="00D2553A" w:rsidP="00D2553A" w:rsidRDefault="00D2553A" w14:paraId="4337813C" w14:textId="1EE436EC">
      <w:pPr>
        <w:pStyle w:val="ListParagraph"/>
        <w:numPr>
          <w:ilvl w:val="1"/>
          <w:numId w:val="1"/>
        </w:numPr>
        <w:rPr>
          <w:b/>
          <w:bCs/>
        </w:rPr>
      </w:pPr>
      <w:r w:rsidRPr="00D2553A">
        <w:rPr>
          <w:b/>
          <w:bCs/>
        </w:rPr>
        <w:t>Out of Scope</w:t>
      </w:r>
    </w:p>
    <w:p w:rsidRPr="00E964B3" w:rsidR="00D2553A" w:rsidP="00E964B3" w:rsidRDefault="00D2553A" w14:paraId="76DF8DCF" w14:textId="0C147CFE">
      <w:pPr>
        <w:pStyle w:val="Heading3"/>
        <w:rPr/>
      </w:pPr>
      <w:bookmarkStart w:name="_Toc1015201708" w:id="540707423"/>
      <w:r w:rsidR="00D2553A">
        <w:rPr/>
        <w:t>Hosting Infrastructure</w:t>
      </w:r>
      <w:bookmarkEnd w:id="540707423"/>
    </w:p>
    <w:p w:rsidR="00D2553A" w:rsidP="0037498D" w:rsidRDefault="00D2553A" w14:paraId="75D66475" w14:textId="163E939E">
      <w:pPr>
        <w:ind w:left="284"/>
      </w:pPr>
      <w:r w:rsidRPr="00D2553A">
        <w:t>The procurement and supply of:</w:t>
      </w:r>
    </w:p>
    <w:p w:rsidR="00D2553A" w:rsidP="00036548" w:rsidRDefault="00F2095E" w14:paraId="0CC831ED" w14:textId="68286C57">
      <w:pPr>
        <w:pStyle w:val="ListParagraph"/>
        <w:numPr>
          <w:ilvl w:val="0"/>
          <w:numId w:val="6"/>
        </w:numPr>
      </w:pPr>
      <w:r>
        <w:t>H</w:t>
      </w:r>
      <w:r w:rsidR="00D2553A">
        <w:t>osting platforms</w:t>
      </w:r>
    </w:p>
    <w:p w:rsidR="00D2553A" w:rsidP="00036548" w:rsidRDefault="00F2095E" w14:paraId="07CD7158" w14:textId="71D1334C">
      <w:pPr>
        <w:pStyle w:val="ListParagraph"/>
        <w:numPr>
          <w:ilvl w:val="0"/>
          <w:numId w:val="6"/>
        </w:numPr>
      </w:pPr>
      <w:r>
        <w:t>S</w:t>
      </w:r>
      <w:r w:rsidR="00D2553A">
        <w:t>ervers</w:t>
      </w:r>
    </w:p>
    <w:p w:rsidR="00D2553A" w:rsidP="00036548" w:rsidRDefault="00F2095E" w14:paraId="6A05B3A6" w14:textId="01A9E7D2">
      <w:pPr>
        <w:pStyle w:val="ListParagraph"/>
        <w:numPr>
          <w:ilvl w:val="0"/>
          <w:numId w:val="6"/>
        </w:numPr>
      </w:pPr>
      <w:r>
        <w:t>S</w:t>
      </w:r>
      <w:r w:rsidR="00D2553A">
        <w:t>torage</w:t>
      </w:r>
    </w:p>
    <w:p w:rsidR="00D2553A" w:rsidP="00036548" w:rsidRDefault="00F2095E" w14:paraId="1533D563" w14:textId="6E2F047B">
      <w:pPr>
        <w:pStyle w:val="ListParagraph"/>
        <w:numPr>
          <w:ilvl w:val="0"/>
          <w:numId w:val="6"/>
        </w:numPr>
      </w:pPr>
      <w:r>
        <w:t>N</w:t>
      </w:r>
      <w:r w:rsidR="00D2553A">
        <w:t>etwork infrastructure</w:t>
      </w:r>
    </w:p>
    <w:p w:rsidR="00D2553A" w:rsidP="00024F30" w:rsidRDefault="00F2095E" w14:paraId="3CA2CC14" w14:textId="1CCBCE6F">
      <w:pPr>
        <w:pStyle w:val="ListParagraph"/>
        <w:numPr>
          <w:ilvl w:val="0"/>
          <w:numId w:val="6"/>
        </w:numPr>
      </w:pPr>
      <w:r>
        <w:t>E</w:t>
      </w:r>
      <w:r w:rsidR="00D2553A">
        <w:t>nd-user devices</w:t>
      </w:r>
      <w:r w:rsidR="00024F30">
        <w:t xml:space="preserve"> </w:t>
      </w:r>
      <w:r w:rsidRPr="00D2553A" w:rsidR="00D2553A">
        <w:t>remain the responsibility of the Department and are excluded from this project scope.</w:t>
      </w:r>
    </w:p>
    <w:p w:rsidRPr="00E964B3" w:rsidR="00D2553A" w:rsidP="00E964B3" w:rsidRDefault="00D2553A" w14:paraId="1CCC3B13" w14:textId="5A787996">
      <w:pPr>
        <w:pStyle w:val="Heading3"/>
        <w:rPr/>
      </w:pPr>
      <w:bookmarkStart w:name="_Toc505382668" w:id="2012542867"/>
      <w:r w:rsidR="00D2553A">
        <w:rPr/>
        <w:t>External System Transactional Integration (Initial Phase)</w:t>
      </w:r>
      <w:bookmarkEnd w:id="2012542867"/>
    </w:p>
    <w:p w:rsidRPr="00D2553A" w:rsidR="00D2553A" w:rsidP="0037498D" w:rsidRDefault="00D2553A" w14:paraId="6789BC7B" w14:textId="77777777">
      <w:pPr>
        <w:ind w:left="284"/>
      </w:pPr>
      <w:r w:rsidRPr="00D2553A">
        <w:t>Live integration with:</w:t>
      </w:r>
    </w:p>
    <w:p w:rsidRPr="00D2553A" w:rsidR="00D2553A" w:rsidP="00036548" w:rsidRDefault="00D2553A" w14:paraId="2A10B5A5" w14:textId="77777777">
      <w:pPr>
        <w:pStyle w:val="ListParagraph"/>
        <w:numPr>
          <w:ilvl w:val="0"/>
          <w:numId w:val="6"/>
        </w:numPr>
      </w:pPr>
      <w:r w:rsidRPr="00D2553A">
        <w:t>BAS</w:t>
      </w:r>
    </w:p>
    <w:p w:rsidRPr="00D2553A" w:rsidR="00D2553A" w:rsidP="00036548" w:rsidRDefault="00D2553A" w14:paraId="5E153130" w14:textId="77777777">
      <w:pPr>
        <w:pStyle w:val="ListParagraph"/>
        <w:numPr>
          <w:ilvl w:val="0"/>
          <w:numId w:val="6"/>
        </w:numPr>
      </w:pPr>
      <w:r w:rsidRPr="00D2553A">
        <w:t>SmartGov</w:t>
      </w:r>
    </w:p>
    <w:p w:rsidRPr="00D2553A" w:rsidR="00D2553A" w:rsidP="00036548" w:rsidRDefault="00D2553A" w14:paraId="6E0CEBC1" w14:textId="77777777">
      <w:pPr>
        <w:pStyle w:val="ListParagraph"/>
        <w:numPr>
          <w:ilvl w:val="0"/>
          <w:numId w:val="6"/>
        </w:numPr>
      </w:pPr>
      <w:r w:rsidRPr="00D2553A">
        <w:t>RAMS</w:t>
      </w:r>
    </w:p>
    <w:p w:rsidR="00246A03" w:rsidP="00246A03" w:rsidRDefault="00D2553A" w14:paraId="63B03807" w14:textId="77777777">
      <w:pPr>
        <w:pStyle w:val="ListParagraph"/>
        <w:numPr>
          <w:ilvl w:val="0"/>
          <w:numId w:val="6"/>
        </w:numPr>
      </w:pPr>
      <w:r w:rsidRPr="00D2553A">
        <w:t>DeedsWeb</w:t>
      </w:r>
    </w:p>
    <w:p w:rsidRPr="00D2553A" w:rsidR="00D2553A" w:rsidP="006A2EB4" w:rsidRDefault="00D2553A" w14:paraId="3064411C" w14:textId="51BB3EFB">
      <w:r w:rsidRPr="00D2553A">
        <w:t>or any other external system</w:t>
      </w:r>
      <w:r w:rsidR="007E56FF">
        <w:t xml:space="preserve"> </w:t>
      </w:r>
      <w:r w:rsidRPr="00D2553A">
        <w:t>is excluded from the initial implementation phase and will</w:t>
      </w:r>
      <w:r w:rsidR="00024F30">
        <w:t xml:space="preserve"> </w:t>
      </w:r>
      <w:r w:rsidRPr="00D2553A">
        <w:t>be treated as separate workstream</w:t>
      </w:r>
      <w:r w:rsidR="00D17EC7">
        <w:t>s</w:t>
      </w:r>
      <w:r w:rsidR="00246A03">
        <w:t xml:space="preserve"> and will be </w:t>
      </w:r>
      <w:r w:rsidRPr="00D2553A" w:rsidR="00CD77F6">
        <w:t>formally</w:t>
      </w:r>
      <w:r w:rsidRPr="00D2553A">
        <w:t xml:space="preserve"> scoped</w:t>
      </w:r>
      <w:r w:rsidR="00246A03">
        <w:t xml:space="preserve"> and </w:t>
      </w:r>
      <w:r w:rsidRPr="00D2553A">
        <w:t>costed</w:t>
      </w:r>
      <w:r w:rsidR="00CE7D39">
        <w:t xml:space="preserve"> and will follow </w:t>
      </w:r>
      <w:r w:rsidRPr="00D2553A">
        <w:t>the approved change control process.</w:t>
      </w:r>
    </w:p>
    <w:p w:rsidR="00D2553A" w:rsidP="00E964B3" w:rsidRDefault="00D2553A" w14:paraId="443B69F7" w14:textId="5FAD8619">
      <w:pPr>
        <w:pStyle w:val="Heading3"/>
        <w:rPr/>
      </w:pPr>
      <w:bookmarkStart w:name="_Toc248441974" w:id="1181899233"/>
      <w:r w:rsidR="00D2553A">
        <w:rPr/>
        <w:t>Legacy System Decommissioning</w:t>
      </w:r>
      <w:bookmarkEnd w:id="1181899233"/>
    </w:p>
    <w:p w:rsidR="00CC517B" w:rsidP="0037498D" w:rsidRDefault="00CC517B" w14:paraId="64CBC847" w14:textId="267D2DD8">
      <w:pPr>
        <w:ind w:left="284"/>
      </w:pPr>
      <w:r w:rsidRPr="00CC517B">
        <w:t xml:space="preserve">The decommissioning of any legacy system other than the approved data sources for </w:t>
      </w:r>
      <w:r w:rsidR="005606A5">
        <w:t>the payment system</w:t>
      </w:r>
      <w:r w:rsidRPr="00CC517B">
        <w:t>migration is excluded.</w:t>
      </w:r>
    </w:p>
    <w:p w:rsidR="00CC517B" w:rsidP="00E964B3" w:rsidRDefault="00CC517B" w14:paraId="6AD641A5" w14:textId="0E7C4DCB">
      <w:pPr>
        <w:pStyle w:val="Heading3"/>
        <w:rPr/>
      </w:pPr>
      <w:bookmarkStart w:name="_Toc1742358241" w:id="936223027"/>
      <w:r w:rsidR="00CC517B">
        <w:rPr/>
        <w:t>Policy and Regulatory Reform</w:t>
      </w:r>
      <w:bookmarkEnd w:id="936223027"/>
    </w:p>
    <w:p w:rsidRPr="00CC517B" w:rsidR="00CC517B" w:rsidP="0037498D" w:rsidRDefault="00CC517B" w14:paraId="01C15722" w14:textId="77777777">
      <w:pPr>
        <w:ind w:left="284"/>
      </w:pPr>
      <w:r w:rsidRPr="00CC517B">
        <w:t>The project does not include:</w:t>
      </w:r>
    </w:p>
    <w:p w:rsidRPr="00CC517B" w:rsidR="00CC517B" w:rsidP="00036548" w:rsidRDefault="00CA1AED" w14:paraId="713862A1" w14:textId="18C1BA4F">
      <w:pPr>
        <w:pStyle w:val="ListParagraph"/>
        <w:numPr>
          <w:ilvl w:val="0"/>
          <w:numId w:val="6"/>
        </w:numPr>
      </w:pPr>
      <w:r>
        <w:t>D</w:t>
      </w:r>
      <w:r w:rsidRPr="00CC517B" w:rsidR="00CC517B">
        <w:t>evelopment of new legislation</w:t>
      </w:r>
    </w:p>
    <w:p w:rsidRPr="00CC517B" w:rsidR="00CC517B" w:rsidP="00036548" w:rsidRDefault="00CA1AED" w14:paraId="1B2CABEF" w14:textId="566D7EEC">
      <w:pPr>
        <w:pStyle w:val="ListParagraph"/>
        <w:numPr>
          <w:ilvl w:val="0"/>
          <w:numId w:val="6"/>
        </w:numPr>
      </w:pPr>
      <w:r>
        <w:t>A</w:t>
      </w:r>
      <w:r w:rsidRPr="00CC517B" w:rsidR="00CC517B">
        <w:t>mendment of departmental policies</w:t>
      </w:r>
    </w:p>
    <w:p w:rsidRPr="00CC517B" w:rsidR="00CC517B" w:rsidP="00036548" w:rsidRDefault="00CA1AED" w14:paraId="1BCCBA88" w14:textId="56C36E1A">
      <w:pPr>
        <w:pStyle w:val="ListParagraph"/>
        <w:numPr>
          <w:ilvl w:val="0"/>
          <w:numId w:val="6"/>
        </w:numPr>
      </w:pPr>
      <w:r>
        <w:t>I</w:t>
      </w:r>
      <w:r w:rsidRPr="00CC517B" w:rsidR="00CC517B">
        <w:t>nstitutional restructuring</w:t>
      </w:r>
    </w:p>
    <w:p w:rsidRPr="00CC517B" w:rsidR="00CC517B" w:rsidP="0037498D" w:rsidRDefault="00CC517B" w14:paraId="181CAA8E" w14:textId="77777777">
      <w:pPr>
        <w:ind w:left="76"/>
      </w:pPr>
      <w:r w:rsidRPr="00CC517B">
        <w:t>beyond alignment of business processes to the system.</w:t>
      </w:r>
    </w:p>
    <w:p w:rsidR="00CC517B" w:rsidP="00E964B3" w:rsidRDefault="00CC517B" w14:paraId="411F1E0C" w14:textId="164D216D">
      <w:pPr>
        <w:pStyle w:val="Heading3"/>
        <w:rPr/>
      </w:pPr>
      <w:bookmarkStart w:name="_Toc86545525" w:id="161053561"/>
      <w:r w:rsidR="00CC517B">
        <w:rPr/>
        <w:t>Maintenance of Third-Party Systems</w:t>
      </w:r>
      <w:bookmarkEnd w:id="161053561"/>
    </w:p>
    <w:p w:rsidRPr="00CC517B" w:rsidR="00CC517B" w:rsidP="0037498D" w:rsidRDefault="00CC517B" w14:paraId="20666A3B" w14:textId="77777777">
      <w:pPr>
        <w:ind w:left="284"/>
      </w:pPr>
      <w:r w:rsidRPr="00CC517B">
        <w:t>The project excludes:</w:t>
      </w:r>
    </w:p>
    <w:p w:rsidRPr="00CC517B" w:rsidR="00CC517B" w:rsidP="00036548" w:rsidRDefault="00CA1AED" w14:paraId="14062F9B" w14:textId="660EE49D">
      <w:pPr>
        <w:pStyle w:val="ListParagraph"/>
        <w:numPr>
          <w:ilvl w:val="0"/>
          <w:numId w:val="6"/>
        </w:numPr>
      </w:pPr>
      <w:r>
        <w:t>M</w:t>
      </w:r>
      <w:r w:rsidRPr="00CC517B" w:rsidR="00CC517B">
        <w:t>aintenance</w:t>
      </w:r>
    </w:p>
    <w:p w:rsidRPr="00CC517B" w:rsidR="00CC517B" w:rsidP="00036548" w:rsidRDefault="00CA1AED" w14:paraId="4C5D1371" w14:textId="1AA45BCC">
      <w:pPr>
        <w:pStyle w:val="ListParagraph"/>
        <w:numPr>
          <w:ilvl w:val="0"/>
          <w:numId w:val="6"/>
        </w:numPr>
      </w:pPr>
      <w:r>
        <w:t>U</w:t>
      </w:r>
      <w:r w:rsidRPr="00CC517B" w:rsidR="00CC517B">
        <w:t>pgrades</w:t>
      </w:r>
    </w:p>
    <w:p w:rsidRPr="00CC517B" w:rsidR="00CC517B" w:rsidP="00036548" w:rsidRDefault="00CA1AED" w14:paraId="29BFB07E" w14:textId="1105859E">
      <w:pPr>
        <w:pStyle w:val="ListParagraph"/>
        <w:numPr>
          <w:ilvl w:val="0"/>
          <w:numId w:val="6"/>
        </w:numPr>
      </w:pPr>
      <w:r>
        <w:t>S</w:t>
      </w:r>
      <w:r w:rsidRPr="00CC517B" w:rsidR="00CC517B">
        <w:t>upport</w:t>
      </w:r>
    </w:p>
    <w:p w:rsidR="00CC517B" w:rsidP="006A2EB4" w:rsidRDefault="00CC517B" w14:paraId="60DA8941" w14:textId="1857D4E3">
      <w:pPr>
        <w:ind w:left="284"/>
      </w:pPr>
      <w:r w:rsidRPr="00CC517B">
        <w:t>for BAS, SmartGov, RAMS, DeedsWeb, or any other external system.</w:t>
      </w:r>
    </w:p>
    <w:p w:rsidRPr="00CC517B" w:rsidR="00CC517B" w:rsidP="00E964B3" w:rsidRDefault="0037498D" w14:paraId="66917EA6" w14:textId="33B3067F">
      <w:pPr>
        <w:pStyle w:val="Heading3"/>
        <w:rPr/>
      </w:pPr>
      <w:bookmarkStart w:name="_Toc695343198" w:id="285884388"/>
      <w:r w:rsidR="0037498D">
        <w:rPr/>
        <w:t>Long-Term System Enhancements</w:t>
      </w:r>
      <w:bookmarkEnd w:id="285884388"/>
    </w:p>
    <w:p w:rsidR="00CC517B" w:rsidP="0037498D" w:rsidRDefault="0037498D" w14:paraId="425E4EF3" w14:textId="7ED06679">
      <w:pPr>
        <w:ind w:left="284"/>
      </w:pPr>
      <w:r w:rsidRPr="0037498D">
        <w:t xml:space="preserve">Major enhancements and functional expansion beyond the defined </w:t>
      </w:r>
      <w:r>
        <w:t>implementation project</w:t>
      </w:r>
      <w:r w:rsidRPr="0037498D">
        <w:t xml:space="preserve"> will be managed as separate projects.</w:t>
      </w:r>
    </w:p>
    <w:p w:rsidR="0037498D" w:rsidP="00E964B3" w:rsidRDefault="0037498D" w14:paraId="19541E20" w14:textId="57A9B8CF">
      <w:pPr>
        <w:pStyle w:val="Heading3"/>
        <w:rPr/>
      </w:pPr>
      <w:bookmarkStart w:name="_Toc232266812" w:id="329156012"/>
      <w:r w:rsidR="0037498D">
        <w:rPr/>
        <w:t>Broader Organisational Change Programmes</w:t>
      </w:r>
      <w:bookmarkEnd w:id="329156012"/>
    </w:p>
    <w:p w:rsidR="0037498D" w:rsidP="0037498D" w:rsidRDefault="0037498D" w14:paraId="49528AE6" w14:textId="725014D2">
      <w:pPr>
        <w:ind w:left="284"/>
      </w:pPr>
      <w:r w:rsidRPr="0037498D">
        <w:t>Department-wide organisational transformation initiatives not directly linked to system adoption are excluded.</w:t>
      </w:r>
    </w:p>
    <w:p w:rsidR="0037498D" w:rsidP="0037498D" w:rsidRDefault="0037498D" w14:paraId="119EE5D5" w14:textId="3A67F592">
      <w:pPr>
        <w:pStyle w:val="ListParagraph"/>
        <w:numPr>
          <w:ilvl w:val="1"/>
          <w:numId w:val="1"/>
        </w:numPr>
        <w:rPr>
          <w:b/>
          <w:bCs/>
        </w:rPr>
      </w:pPr>
      <w:r w:rsidRPr="0037498D">
        <w:rPr>
          <w:b/>
          <w:bCs/>
        </w:rPr>
        <w:t>Scope Control</w:t>
      </w:r>
    </w:p>
    <w:p w:rsidR="0037498D" w:rsidP="0037498D" w:rsidRDefault="0037498D" w14:paraId="5B157B48" w14:textId="4A5B228D">
      <w:pPr>
        <w:ind w:left="360"/>
      </w:pPr>
      <w:r w:rsidRPr="0037498D">
        <w:t>Any item not explicitly defined as in scope will be treated as out of scope and will follow the approved change control process through the Technical Steering Committee acting as the Change Control Board.</w:t>
      </w:r>
    </w:p>
    <w:p w:rsidR="4EC3D7D8" w:rsidP="2113030F" w:rsidRDefault="4EC3D7D8" w14:paraId="543543EE" w14:textId="45723797">
      <w:pPr>
        <w:pStyle w:val="Heading1"/>
        <w:rPr/>
      </w:pPr>
      <w:bookmarkStart w:name="_Toc922627428" w:id="1042221303"/>
      <w:r w:rsidR="4EC3D7D8">
        <w:rPr/>
        <w:t>K</w:t>
      </w:r>
      <w:r w:rsidR="6E790218">
        <w:rPr/>
        <w:t>ey milestones</w:t>
      </w:r>
      <w:bookmarkEnd w:id="1042221303"/>
    </w:p>
    <w:p w:rsidRPr="005736D3" w:rsidR="00A7714B" w:rsidP="006671A4" w:rsidRDefault="00A7714B" w14:paraId="0491535F" w14:textId="77777777">
      <w:pPr>
        <w:pStyle w:val="NormalWeb"/>
        <w:rPr>
          <w:rFonts w:cs="Arial"/>
          <w:lang w:val="en-US" w:eastAsia="en-US"/>
        </w:rPr>
      </w:pPr>
      <w:r w:rsidRPr="005736D3">
        <w:rPr>
          <w:rFonts w:cs="Arial"/>
          <w:lang w:val="en-US" w:eastAsia="en-US"/>
        </w:rPr>
        <w:t>Key milestones represent formal stage gates that confirm readiness to progress between phases, support governance oversight, and enable controlled delivery of the project.</w:t>
      </w:r>
    </w:p>
    <w:p w:rsidRPr="005736D3" w:rsidR="005736D3" w:rsidP="006671A4" w:rsidRDefault="006671A4" w14:paraId="18C1DE14" w14:textId="77777777">
      <w:pPr>
        <w:pStyle w:val="NormalWeb"/>
        <w:rPr>
          <w:rFonts w:cs="Arial"/>
          <w:lang w:val="en-US" w:eastAsia="en-US"/>
        </w:rPr>
      </w:pPr>
      <w:r w:rsidRPr="005736D3">
        <w:rPr>
          <w:rFonts w:cs="Arial"/>
          <w:lang w:val="en-US" w:eastAsia="en-US"/>
        </w:rPr>
        <w:t xml:space="preserve">Program </w:t>
      </w:r>
      <w:r w:rsidRPr="005736D3" w:rsidR="00A7714B">
        <w:rPr>
          <w:rFonts w:cs="Arial"/>
          <w:lang w:val="en-US" w:eastAsia="en-US"/>
        </w:rPr>
        <w:t>level milestones apply once across the project</w:t>
      </w:r>
      <w:r w:rsidRPr="005736D3" w:rsidR="005736D3">
        <w:rPr>
          <w:rFonts w:cs="Arial"/>
          <w:lang w:val="en-US" w:eastAsia="en-US"/>
        </w:rPr>
        <w:t>.</w:t>
      </w:r>
    </w:p>
    <w:p w:rsidRPr="00DA7E30" w:rsidR="00A7714B" w:rsidP="005A6524" w:rsidRDefault="00A7714B" w14:paraId="3FEDE40F" w14:textId="4C59E8FB">
      <w:pPr>
        <w:pStyle w:val="NormalWeb"/>
        <w:rPr>
          <w:rFonts w:cs="Arial"/>
          <w:i/>
          <w:iCs/>
          <w:lang w:val="en-US" w:eastAsia="en-US"/>
        </w:rPr>
        <w:sectPr w:rsidRPr="00DA7E30" w:rsidR="00A7714B" w:rsidSect="00114E67">
          <w:pgSz w:w="12240" w:h="15840" w:orient="portrait"/>
          <w:pgMar w:top="1950" w:right="1134" w:bottom="1134" w:left="993" w:header="720" w:footer="324" w:gutter="0"/>
          <w:pgBorders w:offsetFrom="page">
            <w:top w:val="single" w:color="auto" w:sz="4" w:space="24"/>
            <w:left w:val="single" w:color="auto" w:sz="4" w:space="24"/>
            <w:bottom w:val="single" w:color="auto" w:sz="4" w:space="24"/>
            <w:right w:val="single" w:color="auto" w:sz="4" w:space="24"/>
          </w:pgBorders>
          <w:cols w:space="720"/>
          <w:docGrid w:linePitch="360"/>
        </w:sectPr>
      </w:pPr>
    </w:p>
    <w:p w:rsidRPr="00C84F23" w:rsidR="00A7714B" w:rsidP="00DA7E30" w:rsidRDefault="00A7714B" w14:paraId="2452E160" w14:textId="77777777">
      <w:pPr>
        <w:pStyle w:val="NormalWeb"/>
        <w:rPr>
          <w:rFonts w:cs="Arial"/>
          <w:sz w:val="22"/>
          <w:szCs w:val="22"/>
          <w:lang w:val="en-US" w:eastAsia="en-US"/>
        </w:rPr>
      </w:pPr>
    </w:p>
    <w:p w:rsidRPr="00223CDF" w:rsidR="00A7714B" w:rsidP="00A7714B" w:rsidRDefault="00457951" w14:paraId="129AB95D" w14:textId="65C89D06">
      <w:pPr>
        <w:pStyle w:val="ListParagraph"/>
        <w:numPr>
          <w:ilvl w:val="1"/>
          <w:numId w:val="24"/>
        </w:numPr>
        <w:tabs>
          <w:tab w:val="left" w:pos="567"/>
        </w:tabs>
        <w:spacing w:before="0" w:after="200" w:line="276" w:lineRule="auto"/>
        <w:jc w:val="left"/>
        <w:rPr>
          <w:rFonts w:cs="Arial"/>
          <w:b/>
        </w:rPr>
      </w:pPr>
      <w:r>
        <w:rPr>
          <w:rFonts w:cs="Arial"/>
          <w:b/>
        </w:rPr>
        <w:t xml:space="preserve">High-level </w:t>
      </w:r>
      <w:r w:rsidR="00A7714B">
        <w:rPr>
          <w:rFonts w:cs="Arial"/>
          <w:b/>
        </w:rPr>
        <w:t xml:space="preserve">Milestone – Deliverable Mapping </w:t>
      </w:r>
    </w:p>
    <w:tbl>
      <w:tblPr>
        <w:tblStyle w:val="TableGrid"/>
        <w:tblW w:w="14170" w:type="dxa"/>
        <w:tblLook w:val="04A0" w:firstRow="1" w:lastRow="0" w:firstColumn="1" w:lastColumn="0" w:noHBand="0" w:noVBand="1"/>
      </w:tblPr>
      <w:tblGrid>
        <w:gridCol w:w="1696"/>
        <w:gridCol w:w="2694"/>
        <w:gridCol w:w="4819"/>
        <w:gridCol w:w="2410"/>
        <w:gridCol w:w="2551"/>
      </w:tblGrid>
      <w:tr w:rsidRPr="00606538" w:rsidR="00A7714B" w:rsidTr="00416FBD" w14:paraId="6236F5FF" w14:textId="77777777">
        <w:tc>
          <w:tcPr>
            <w:tcW w:w="1696" w:type="dxa"/>
            <w:shd w:val="clear" w:color="auto" w:fill="D9D9D9" w:themeFill="background1" w:themeFillShade="D9"/>
            <w:hideMark/>
          </w:tcPr>
          <w:p w:rsidRPr="00606538" w:rsidR="00A7714B" w:rsidP="008C63F3" w:rsidRDefault="00A7714B" w14:paraId="54C5DDCE" w14:textId="77777777">
            <w:pPr>
              <w:jc w:val="center"/>
              <w:rPr>
                <w:rFonts w:cs="Arial"/>
                <w:b/>
                <w:bCs/>
                <w:sz w:val="16"/>
                <w:szCs w:val="16"/>
                <w:lang w:eastAsia="en-ZA"/>
              </w:rPr>
            </w:pPr>
            <w:bookmarkStart w:name="_Hlk221191789" w:id="24"/>
            <w:r w:rsidRPr="00606538">
              <w:rPr>
                <w:rFonts w:cs="Arial"/>
                <w:b/>
                <w:bCs/>
                <w:sz w:val="16"/>
                <w:szCs w:val="16"/>
                <w:lang w:eastAsia="en-ZA"/>
              </w:rPr>
              <w:t>Milestone ID</w:t>
            </w:r>
          </w:p>
        </w:tc>
        <w:tc>
          <w:tcPr>
            <w:tcW w:w="2694" w:type="dxa"/>
            <w:shd w:val="clear" w:color="auto" w:fill="D9D9D9" w:themeFill="background1" w:themeFillShade="D9"/>
            <w:hideMark/>
          </w:tcPr>
          <w:p w:rsidRPr="00606538" w:rsidR="00A7714B" w:rsidP="008C63F3" w:rsidRDefault="00A7714B" w14:paraId="45DB0A71" w14:textId="77777777">
            <w:pPr>
              <w:jc w:val="center"/>
              <w:rPr>
                <w:rFonts w:cs="Arial"/>
                <w:b/>
                <w:bCs/>
                <w:sz w:val="16"/>
                <w:szCs w:val="16"/>
                <w:lang w:eastAsia="en-ZA"/>
              </w:rPr>
            </w:pPr>
            <w:r w:rsidRPr="00606538">
              <w:rPr>
                <w:rFonts w:cs="Arial"/>
                <w:b/>
                <w:bCs/>
                <w:sz w:val="16"/>
                <w:szCs w:val="16"/>
                <w:lang w:eastAsia="en-ZA"/>
              </w:rPr>
              <w:t>Milestone</w:t>
            </w:r>
          </w:p>
        </w:tc>
        <w:tc>
          <w:tcPr>
            <w:tcW w:w="4819" w:type="dxa"/>
            <w:shd w:val="clear" w:color="auto" w:fill="D9D9D9" w:themeFill="background1" w:themeFillShade="D9"/>
            <w:hideMark/>
          </w:tcPr>
          <w:p w:rsidRPr="00606538" w:rsidR="00A7714B" w:rsidP="008C63F3" w:rsidRDefault="00A7714B" w14:paraId="7F2C6C63" w14:textId="77777777">
            <w:pPr>
              <w:jc w:val="center"/>
              <w:rPr>
                <w:rFonts w:cs="Arial"/>
                <w:b/>
                <w:bCs/>
                <w:sz w:val="16"/>
                <w:szCs w:val="16"/>
                <w:lang w:eastAsia="en-ZA"/>
              </w:rPr>
            </w:pPr>
            <w:r w:rsidRPr="00606538">
              <w:rPr>
                <w:rFonts w:cs="Arial"/>
                <w:b/>
                <w:bCs/>
                <w:sz w:val="16"/>
                <w:szCs w:val="16"/>
                <w:lang w:eastAsia="en-ZA"/>
              </w:rPr>
              <w:t>Primary Deliverables</w:t>
            </w:r>
          </w:p>
        </w:tc>
        <w:tc>
          <w:tcPr>
            <w:tcW w:w="2410" w:type="dxa"/>
            <w:shd w:val="clear" w:color="auto" w:fill="D9D9D9" w:themeFill="background1" w:themeFillShade="D9"/>
            <w:hideMark/>
          </w:tcPr>
          <w:p w:rsidRPr="00606538" w:rsidR="00A7714B" w:rsidP="008C63F3" w:rsidRDefault="00A7714B" w14:paraId="6646FBE9" w14:textId="77777777">
            <w:pPr>
              <w:jc w:val="center"/>
              <w:rPr>
                <w:rFonts w:cs="Arial"/>
                <w:b/>
                <w:bCs/>
                <w:sz w:val="16"/>
                <w:szCs w:val="16"/>
                <w:lang w:eastAsia="en-ZA"/>
              </w:rPr>
            </w:pPr>
            <w:r w:rsidRPr="00606538">
              <w:rPr>
                <w:rFonts w:cs="Arial"/>
                <w:b/>
                <w:bCs/>
                <w:sz w:val="16"/>
                <w:szCs w:val="16"/>
                <w:lang w:eastAsia="en-ZA"/>
              </w:rPr>
              <w:t>Aligned Grouping</w:t>
            </w:r>
          </w:p>
        </w:tc>
        <w:tc>
          <w:tcPr>
            <w:tcW w:w="2551" w:type="dxa"/>
            <w:shd w:val="clear" w:color="auto" w:fill="D9D9D9" w:themeFill="background1" w:themeFillShade="D9"/>
            <w:hideMark/>
          </w:tcPr>
          <w:p w:rsidRPr="00606538" w:rsidR="00A7714B" w:rsidP="008C63F3" w:rsidRDefault="00A7714B" w14:paraId="4C3B13DA" w14:textId="77777777">
            <w:pPr>
              <w:jc w:val="center"/>
              <w:rPr>
                <w:rFonts w:cs="Arial"/>
                <w:b/>
                <w:bCs/>
                <w:sz w:val="16"/>
                <w:szCs w:val="16"/>
                <w:lang w:eastAsia="en-ZA"/>
              </w:rPr>
            </w:pPr>
            <w:r w:rsidRPr="00606538">
              <w:rPr>
                <w:rFonts w:cs="Arial"/>
                <w:b/>
                <w:bCs/>
                <w:sz w:val="16"/>
                <w:szCs w:val="16"/>
                <w:lang w:eastAsia="en-ZA"/>
              </w:rPr>
              <w:t xml:space="preserve">Indicative Timing </w:t>
            </w:r>
          </w:p>
          <w:p w:rsidRPr="00606538" w:rsidR="00A7714B" w:rsidP="008C63F3" w:rsidRDefault="00A7714B" w14:paraId="117575DA" w14:textId="77777777">
            <w:pPr>
              <w:jc w:val="center"/>
              <w:rPr>
                <w:rFonts w:cs="Arial"/>
                <w:b/>
                <w:bCs/>
                <w:sz w:val="16"/>
                <w:szCs w:val="16"/>
                <w:lang w:eastAsia="en-ZA"/>
              </w:rPr>
            </w:pPr>
          </w:p>
        </w:tc>
      </w:tr>
      <w:tr w:rsidRPr="00606538" w:rsidR="00A7714B" w:rsidTr="00416FBD" w14:paraId="08F4CE43" w14:textId="77777777">
        <w:trPr>
          <w:trHeight w:val="327"/>
        </w:trPr>
        <w:tc>
          <w:tcPr>
            <w:tcW w:w="1696" w:type="dxa"/>
            <w:hideMark/>
          </w:tcPr>
          <w:p w:rsidRPr="00606538" w:rsidR="00A7714B" w:rsidP="00DB3411" w:rsidRDefault="00A7714B" w14:paraId="7188349D" w14:textId="77777777">
            <w:pPr>
              <w:jc w:val="left"/>
              <w:rPr>
                <w:rFonts w:cs="Arial"/>
                <w:sz w:val="16"/>
                <w:szCs w:val="16"/>
                <w:lang w:eastAsia="en-ZA"/>
              </w:rPr>
            </w:pPr>
            <w:r w:rsidRPr="00606538">
              <w:rPr>
                <w:rFonts w:cs="Arial"/>
                <w:b/>
                <w:bCs/>
                <w:sz w:val="16"/>
                <w:szCs w:val="16"/>
                <w:lang w:eastAsia="en-ZA"/>
              </w:rPr>
              <w:t>M1</w:t>
            </w:r>
          </w:p>
        </w:tc>
        <w:tc>
          <w:tcPr>
            <w:tcW w:w="2694" w:type="dxa"/>
            <w:hideMark/>
          </w:tcPr>
          <w:p w:rsidRPr="00606538" w:rsidR="00A7714B" w:rsidP="00DB3411" w:rsidRDefault="00A7714B" w14:paraId="11576A57" w14:textId="4C9205AC">
            <w:pPr>
              <w:jc w:val="left"/>
              <w:rPr>
                <w:rFonts w:cs="Arial"/>
                <w:sz w:val="16"/>
                <w:szCs w:val="16"/>
                <w:lang w:eastAsia="en-ZA"/>
              </w:rPr>
            </w:pPr>
            <w:r w:rsidRPr="00606538">
              <w:rPr>
                <w:rFonts w:cs="Arial"/>
                <w:sz w:val="16"/>
                <w:szCs w:val="16"/>
                <w:lang w:eastAsia="en-ZA"/>
              </w:rPr>
              <w:t xml:space="preserve">Project </w:t>
            </w:r>
            <w:del w:author="Nelisiwe Mnyazana" w:date="2026-04-16T12:14:00Z" w16du:dateUtc="2026-04-16T10:14:00Z" w:id="25">
              <w:r w:rsidRPr="00606538" w:rsidDel="00C86615">
                <w:rPr>
                  <w:rFonts w:cs="Arial"/>
                  <w:sz w:val="16"/>
                  <w:szCs w:val="16"/>
                  <w:lang w:eastAsia="en-ZA"/>
                </w:rPr>
                <w:delText xml:space="preserve">Mobilisation </w:delText>
              </w:r>
            </w:del>
            <w:ins w:author="Nelisiwe Mnyazana" w:date="2026-04-16T12:14:00Z" w16du:dateUtc="2026-04-16T10:14:00Z" w:id="26">
              <w:r w:rsidR="00C86615">
                <w:rPr>
                  <w:rFonts w:cs="Arial"/>
                  <w:sz w:val="16"/>
                  <w:szCs w:val="16"/>
                  <w:lang w:eastAsia="en-ZA"/>
                </w:rPr>
                <w:t>initiation</w:t>
              </w:r>
              <w:r w:rsidRPr="00606538" w:rsidR="00C86615">
                <w:rPr>
                  <w:rFonts w:cs="Arial"/>
                  <w:sz w:val="16"/>
                  <w:szCs w:val="16"/>
                  <w:lang w:eastAsia="en-ZA"/>
                </w:rPr>
                <w:t xml:space="preserve"> </w:t>
              </w:r>
            </w:ins>
            <w:r w:rsidRPr="00606538">
              <w:rPr>
                <w:rFonts w:cs="Arial"/>
                <w:sz w:val="16"/>
                <w:szCs w:val="16"/>
                <w:lang w:eastAsia="en-ZA"/>
              </w:rPr>
              <w:t>&amp; Planning Complete</w:t>
            </w:r>
          </w:p>
        </w:tc>
        <w:tc>
          <w:tcPr>
            <w:tcW w:w="4819" w:type="dxa"/>
            <w:hideMark/>
          </w:tcPr>
          <w:p w:rsidRPr="00606538" w:rsidR="00A7714B" w:rsidP="00DB3411" w:rsidRDefault="00A7714B" w14:paraId="61975675" w14:textId="77777777">
            <w:pPr>
              <w:pStyle w:val="ListParagraph"/>
              <w:numPr>
                <w:ilvl w:val="0"/>
                <w:numId w:val="25"/>
              </w:numPr>
              <w:spacing w:before="0" w:after="0" w:line="240" w:lineRule="auto"/>
              <w:jc w:val="left"/>
              <w:rPr>
                <w:rFonts w:cs="Arial"/>
                <w:sz w:val="16"/>
                <w:szCs w:val="16"/>
                <w:lang w:eastAsia="en-ZA"/>
              </w:rPr>
            </w:pPr>
            <w:r w:rsidRPr="00606538">
              <w:rPr>
                <w:rFonts w:cs="Arial"/>
                <w:sz w:val="16"/>
                <w:szCs w:val="16"/>
                <w:lang w:eastAsia="en-ZA"/>
              </w:rPr>
              <w:t xml:space="preserve">Approved Scope </w:t>
            </w:r>
          </w:p>
          <w:p w:rsidRPr="00606538" w:rsidR="00A7714B" w:rsidP="00DB3411" w:rsidRDefault="00A7714B" w14:paraId="05DCB1F4" w14:textId="77777777">
            <w:pPr>
              <w:pStyle w:val="ListParagraph"/>
              <w:numPr>
                <w:ilvl w:val="0"/>
                <w:numId w:val="25"/>
              </w:numPr>
              <w:spacing w:before="0" w:after="0" w:line="240" w:lineRule="auto"/>
              <w:jc w:val="left"/>
              <w:rPr>
                <w:rFonts w:cs="Arial"/>
                <w:sz w:val="16"/>
                <w:szCs w:val="16"/>
                <w:lang w:eastAsia="en-ZA"/>
              </w:rPr>
            </w:pPr>
            <w:r w:rsidRPr="00606538">
              <w:rPr>
                <w:rFonts w:cs="Arial"/>
                <w:sz w:val="16"/>
                <w:szCs w:val="16"/>
                <w:lang w:eastAsia="en-ZA"/>
              </w:rPr>
              <w:t>Approved Project Charter</w:t>
            </w:r>
          </w:p>
          <w:p w:rsidR="00C9648B" w:rsidP="00C9648B" w:rsidRDefault="00A7714B" w14:paraId="257EB13D" w14:textId="77777777">
            <w:pPr>
              <w:pStyle w:val="ListParagraph"/>
              <w:numPr>
                <w:ilvl w:val="0"/>
                <w:numId w:val="25"/>
              </w:numPr>
              <w:spacing w:before="0" w:after="0" w:line="240" w:lineRule="auto"/>
              <w:jc w:val="left"/>
              <w:rPr>
                <w:rFonts w:cs="Arial"/>
                <w:sz w:val="16"/>
                <w:szCs w:val="16"/>
                <w:lang w:eastAsia="en-ZA"/>
              </w:rPr>
            </w:pPr>
            <w:r w:rsidRPr="00606538">
              <w:rPr>
                <w:rFonts w:cs="Arial"/>
                <w:sz w:val="16"/>
                <w:szCs w:val="16"/>
                <w:lang w:eastAsia="en-ZA"/>
              </w:rPr>
              <w:t>Approved Project Plan</w:t>
            </w:r>
          </w:p>
          <w:p w:rsidR="0040246F" w:rsidP="00C9648B" w:rsidRDefault="00C9648B" w14:paraId="328CD69E" w14:textId="1C94FF9A">
            <w:pPr>
              <w:pStyle w:val="ListParagraph"/>
              <w:numPr>
                <w:ilvl w:val="0"/>
                <w:numId w:val="25"/>
              </w:numPr>
              <w:spacing w:before="0" w:after="0" w:line="240" w:lineRule="auto"/>
              <w:jc w:val="left"/>
              <w:rPr>
                <w:rFonts w:cs="Arial"/>
                <w:sz w:val="16"/>
                <w:szCs w:val="16"/>
                <w:lang w:eastAsia="en-ZA"/>
              </w:rPr>
            </w:pPr>
            <w:r w:rsidRPr="00EF6158">
              <w:rPr>
                <w:rFonts w:cs="Arial"/>
                <w:sz w:val="16"/>
                <w:szCs w:val="16"/>
                <w:lang w:eastAsia="en-ZA"/>
              </w:rPr>
              <w:t xml:space="preserve">Approved Post </w:t>
            </w:r>
            <w:r w:rsidRPr="00C9648B">
              <w:rPr>
                <w:rFonts w:cs="Arial"/>
                <w:sz w:val="16"/>
                <w:szCs w:val="16"/>
                <w:lang w:eastAsia="en-ZA"/>
              </w:rPr>
              <w:t>Implementation</w:t>
            </w:r>
            <w:r w:rsidRPr="00EF6158">
              <w:rPr>
                <w:rFonts w:cs="Arial"/>
                <w:sz w:val="16"/>
                <w:szCs w:val="16"/>
                <w:lang w:eastAsia="en-ZA"/>
              </w:rPr>
              <w:t xml:space="preserve"> Support</w:t>
            </w:r>
          </w:p>
          <w:p w:rsidR="00C9648B" w:rsidP="00C9648B" w:rsidRDefault="00C9648B" w14:paraId="65D4D9DC" w14:textId="69472FFB">
            <w:pPr>
              <w:pStyle w:val="ListParagraph"/>
              <w:numPr>
                <w:ilvl w:val="0"/>
                <w:numId w:val="25"/>
              </w:numPr>
              <w:spacing w:before="0" w:after="0" w:line="240" w:lineRule="auto"/>
              <w:jc w:val="left"/>
              <w:rPr>
                <w:rFonts w:cs="Arial"/>
                <w:sz w:val="16"/>
                <w:szCs w:val="16"/>
                <w:lang w:eastAsia="en-ZA"/>
              </w:rPr>
            </w:pPr>
            <w:r>
              <w:rPr>
                <w:rFonts w:cs="Arial"/>
                <w:sz w:val="16"/>
                <w:szCs w:val="16"/>
                <w:lang w:eastAsia="en-ZA"/>
              </w:rPr>
              <w:t>Approved System Architecture</w:t>
            </w:r>
          </w:p>
          <w:p w:rsidRPr="00EF6158" w:rsidR="007E27E5" w:rsidP="00C9648B" w:rsidRDefault="007E27E5" w14:paraId="1079DDC8" w14:textId="2E26FAEC">
            <w:pPr>
              <w:pStyle w:val="ListParagraph"/>
              <w:numPr>
                <w:ilvl w:val="0"/>
                <w:numId w:val="25"/>
              </w:numPr>
              <w:spacing w:before="0" w:after="0" w:line="240" w:lineRule="auto"/>
              <w:jc w:val="left"/>
              <w:rPr>
                <w:rFonts w:cs="Arial"/>
                <w:sz w:val="16"/>
                <w:szCs w:val="16"/>
                <w:lang w:eastAsia="en-ZA"/>
              </w:rPr>
            </w:pPr>
            <w:r>
              <w:rPr>
                <w:rFonts w:cs="Arial"/>
                <w:sz w:val="16"/>
                <w:szCs w:val="16"/>
                <w:lang w:eastAsia="en-ZA"/>
              </w:rPr>
              <w:t xml:space="preserve">Approved </w:t>
            </w:r>
            <w:r w:rsidR="004F3297">
              <w:rPr>
                <w:rFonts w:cs="Arial"/>
                <w:sz w:val="16"/>
                <w:szCs w:val="16"/>
                <w:lang w:eastAsia="en-ZA"/>
              </w:rPr>
              <w:t>C</w:t>
            </w:r>
            <w:r>
              <w:rPr>
                <w:rFonts w:cs="Arial"/>
                <w:sz w:val="16"/>
                <w:szCs w:val="16"/>
                <w:lang w:eastAsia="en-ZA"/>
              </w:rPr>
              <w:t>hange Management</w:t>
            </w:r>
          </w:p>
          <w:p w:rsidRPr="00606538" w:rsidR="00A7714B" w:rsidP="00DB3411" w:rsidRDefault="00A7714B" w14:paraId="3A9C5242" w14:textId="77777777">
            <w:pPr>
              <w:pStyle w:val="ListParagraph"/>
              <w:numPr>
                <w:ilvl w:val="0"/>
                <w:numId w:val="25"/>
              </w:numPr>
              <w:spacing w:before="0" w:after="0" w:line="240" w:lineRule="auto"/>
              <w:jc w:val="left"/>
              <w:rPr>
                <w:rFonts w:cs="Arial"/>
                <w:sz w:val="16"/>
                <w:szCs w:val="16"/>
                <w:lang w:eastAsia="en-ZA"/>
              </w:rPr>
            </w:pPr>
            <w:r w:rsidRPr="00606538">
              <w:rPr>
                <w:rFonts w:cs="Arial"/>
                <w:sz w:val="16"/>
                <w:szCs w:val="16"/>
                <w:lang w:eastAsia="en-ZA"/>
              </w:rPr>
              <w:t>Steering Committee and project meeting packs, minutes, and action logs initiated</w:t>
            </w:r>
          </w:p>
          <w:p w:rsidRPr="00606538" w:rsidR="00A7714B" w:rsidP="00DB3411" w:rsidRDefault="00A7714B" w14:paraId="1A0C717D" w14:textId="77777777">
            <w:pPr>
              <w:pStyle w:val="ListParagraph"/>
              <w:numPr>
                <w:ilvl w:val="0"/>
                <w:numId w:val="25"/>
              </w:numPr>
              <w:spacing w:before="0" w:after="0" w:line="240" w:lineRule="auto"/>
              <w:jc w:val="left"/>
              <w:rPr>
                <w:rFonts w:cs="Arial"/>
                <w:sz w:val="16"/>
                <w:szCs w:val="16"/>
                <w:lang w:eastAsia="en-ZA"/>
              </w:rPr>
            </w:pPr>
            <w:r w:rsidRPr="00606538">
              <w:rPr>
                <w:rFonts w:cs="Arial"/>
                <w:sz w:val="16"/>
                <w:szCs w:val="16"/>
                <w:lang w:eastAsia="en-ZA"/>
              </w:rPr>
              <w:t>Commencement of regular project status reporting</w:t>
            </w:r>
          </w:p>
        </w:tc>
        <w:tc>
          <w:tcPr>
            <w:tcW w:w="2410" w:type="dxa"/>
            <w:hideMark/>
          </w:tcPr>
          <w:p w:rsidRPr="00606538" w:rsidR="00A7714B" w:rsidP="00DB3411" w:rsidRDefault="00A7714B" w14:paraId="6A6A9522" w14:textId="77777777">
            <w:pPr>
              <w:jc w:val="left"/>
              <w:rPr>
                <w:rFonts w:cs="Arial"/>
                <w:sz w:val="16"/>
                <w:szCs w:val="16"/>
                <w:lang w:eastAsia="en-ZA"/>
              </w:rPr>
            </w:pPr>
            <w:r w:rsidRPr="00606538">
              <w:rPr>
                <w:rFonts w:cs="Arial"/>
                <w:sz w:val="16"/>
                <w:szCs w:val="16"/>
                <w:lang w:eastAsia="en-ZA"/>
              </w:rPr>
              <w:t>PMO – Project Governance</w:t>
            </w:r>
          </w:p>
        </w:tc>
        <w:tc>
          <w:tcPr>
            <w:tcW w:w="2551" w:type="dxa"/>
            <w:hideMark/>
          </w:tcPr>
          <w:p w:rsidRPr="00606538" w:rsidR="00A7714B" w:rsidP="00DB3411" w:rsidRDefault="00A7714B" w14:paraId="15E8398F" w14:textId="77777777">
            <w:pPr>
              <w:jc w:val="left"/>
              <w:rPr>
                <w:rFonts w:cs="Arial"/>
                <w:sz w:val="16"/>
                <w:szCs w:val="16"/>
                <w:lang w:eastAsia="en-ZA"/>
              </w:rPr>
            </w:pPr>
            <w:r w:rsidRPr="00606538">
              <w:rPr>
                <w:rFonts w:cs="Arial"/>
                <w:sz w:val="16"/>
                <w:szCs w:val="16"/>
                <w:lang w:eastAsia="en-ZA"/>
              </w:rPr>
              <w:t>End of Project Mobilisation</w:t>
            </w:r>
          </w:p>
        </w:tc>
      </w:tr>
      <w:tr w:rsidRPr="00606538" w:rsidR="00A7714B" w:rsidTr="00416FBD" w14:paraId="0448BF04" w14:textId="77777777">
        <w:tc>
          <w:tcPr>
            <w:tcW w:w="1696" w:type="dxa"/>
            <w:hideMark/>
          </w:tcPr>
          <w:p w:rsidRPr="00606538" w:rsidR="00A7714B" w:rsidP="00DB3411" w:rsidRDefault="00A7714B" w14:paraId="3299935E" w14:textId="77777777">
            <w:pPr>
              <w:jc w:val="left"/>
              <w:rPr>
                <w:rFonts w:cs="Arial"/>
                <w:sz w:val="16"/>
                <w:szCs w:val="16"/>
                <w:lang w:eastAsia="en-ZA"/>
              </w:rPr>
            </w:pPr>
            <w:r w:rsidRPr="00606538">
              <w:rPr>
                <w:rFonts w:cs="Arial"/>
                <w:b/>
                <w:bCs/>
                <w:sz w:val="16"/>
                <w:szCs w:val="16"/>
                <w:lang w:eastAsia="en-ZA"/>
              </w:rPr>
              <w:t>M2</w:t>
            </w:r>
          </w:p>
        </w:tc>
        <w:tc>
          <w:tcPr>
            <w:tcW w:w="2694" w:type="dxa"/>
            <w:hideMark/>
          </w:tcPr>
          <w:p w:rsidRPr="00606538" w:rsidR="00A7714B" w:rsidP="00DB3411" w:rsidRDefault="00336F6E" w14:paraId="48B74B60" w14:textId="1337994F">
            <w:pPr>
              <w:jc w:val="left"/>
              <w:rPr>
                <w:rFonts w:cs="Arial"/>
                <w:sz w:val="16"/>
                <w:szCs w:val="16"/>
                <w:lang w:eastAsia="en-ZA"/>
              </w:rPr>
            </w:pPr>
            <w:r>
              <w:rPr>
                <w:rFonts w:cs="Arial"/>
                <w:sz w:val="16"/>
                <w:szCs w:val="16"/>
                <w:lang w:eastAsia="en-ZA"/>
              </w:rPr>
              <w:t xml:space="preserve">Needs Analysis </w:t>
            </w:r>
            <w:r w:rsidRPr="00606538" w:rsidR="00A7714B">
              <w:rPr>
                <w:rFonts w:cs="Arial"/>
                <w:sz w:val="16"/>
                <w:szCs w:val="16"/>
                <w:lang w:eastAsia="en-ZA"/>
              </w:rPr>
              <w:t xml:space="preserve">Baseline </w:t>
            </w:r>
            <w:ins w:author="Nelisiwe Mnyazana" w:date="2026-04-16T12:14:00Z" w16du:dateUtc="2026-04-16T10:14:00Z" w:id="27">
              <w:r w:rsidR="00C86615">
                <w:rPr>
                  <w:rFonts w:cs="Arial"/>
                  <w:sz w:val="16"/>
                  <w:szCs w:val="16"/>
                  <w:lang w:eastAsia="en-ZA"/>
                </w:rPr>
                <w:t xml:space="preserve">and </w:t>
              </w:r>
            </w:ins>
            <w:r w:rsidRPr="00606538" w:rsidR="00A7714B">
              <w:rPr>
                <w:rFonts w:cs="Arial"/>
                <w:sz w:val="16"/>
                <w:szCs w:val="16"/>
                <w:lang w:eastAsia="en-ZA"/>
              </w:rPr>
              <w:t>Approv</w:t>
            </w:r>
            <w:ins w:author="Nelisiwe Mnyazana" w:date="2026-04-16T12:14:00Z" w16du:dateUtc="2026-04-16T10:14:00Z" w:id="28">
              <w:r w:rsidR="00C86615">
                <w:rPr>
                  <w:rFonts w:cs="Arial"/>
                  <w:sz w:val="16"/>
                  <w:szCs w:val="16"/>
                  <w:lang w:eastAsia="en-ZA"/>
                </w:rPr>
                <w:t>al</w:t>
              </w:r>
            </w:ins>
            <w:del w:author="Nelisiwe Mnyazana" w:date="2026-04-16T12:14:00Z" w16du:dateUtc="2026-04-16T10:14:00Z" w:id="29">
              <w:r w:rsidRPr="00606538" w:rsidDel="00C86615" w:rsidR="00A7714B">
                <w:rPr>
                  <w:rFonts w:cs="Arial"/>
                  <w:sz w:val="16"/>
                  <w:szCs w:val="16"/>
                  <w:lang w:eastAsia="en-ZA"/>
                </w:rPr>
                <w:delText>ed</w:delText>
              </w:r>
            </w:del>
          </w:p>
        </w:tc>
        <w:tc>
          <w:tcPr>
            <w:tcW w:w="4819" w:type="dxa"/>
            <w:hideMark/>
          </w:tcPr>
          <w:p w:rsidRPr="00606538" w:rsidR="00A7714B" w:rsidP="00DB3411" w:rsidRDefault="00A7714B" w14:paraId="0D0A071E" w14:textId="63B1212C">
            <w:pPr>
              <w:pStyle w:val="ListParagraph"/>
              <w:numPr>
                <w:ilvl w:val="0"/>
                <w:numId w:val="26"/>
              </w:numPr>
              <w:spacing w:before="0" w:after="0" w:line="240" w:lineRule="auto"/>
              <w:jc w:val="left"/>
              <w:rPr>
                <w:rFonts w:cs="Arial"/>
                <w:sz w:val="16"/>
                <w:szCs w:val="16"/>
                <w:lang w:eastAsia="en-ZA"/>
              </w:rPr>
            </w:pPr>
            <w:r w:rsidRPr="00606538">
              <w:rPr>
                <w:rFonts w:cs="Arial"/>
                <w:sz w:val="16"/>
                <w:szCs w:val="16"/>
                <w:lang w:eastAsia="en-ZA"/>
              </w:rPr>
              <w:t xml:space="preserve">Functional requirements baseline </w:t>
            </w:r>
          </w:p>
        </w:tc>
        <w:tc>
          <w:tcPr>
            <w:tcW w:w="2410" w:type="dxa"/>
            <w:hideMark/>
          </w:tcPr>
          <w:p w:rsidRPr="00606538" w:rsidR="00A7714B" w:rsidP="00DB3411" w:rsidRDefault="00A7714B" w14:paraId="54BFB80E" w14:textId="77777777">
            <w:pPr>
              <w:jc w:val="left"/>
              <w:rPr>
                <w:rFonts w:cs="Arial"/>
                <w:sz w:val="16"/>
                <w:szCs w:val="16"/>
                <w:lang w:eastAsia="en-ZA"/>
              </w:rPr>
            </w:pPr>
            <w:r w:rsidRPr="00606538">
              <w:rPr>
                <w:rFonts w:cs="Arial"/>
                <w:sz w:val="16"/>
                <w:szCs w:val="16"/>
                <w:lang w:eastAsia="en-ZA"/>
              </w:rPr>
              <w:t xml:space="preserve">Requirements &amp; Design </w:t>
            </w:r>
          </w:p>
        </w:tc>
        <w:tc>
          <w:tcPr>
            <w:tcW w:w="2551" w:type="dxa"/>
            <w:hideMark/>
          </w:tcPr>
          <w:p w:rsidRPr="00606538" w:rsidR="00A7714B" w:rsidP="00DB3411" w:rsidRDefault="00A7714B" w14:paraId="5A04C6BA" w14:textId="77777777">
            <w:pPr>
              <w:jc w:val="left"/>
              <w:rPr>
                <w:rFonts w:cs="Arial"/>
                <w:sz w:val="16"/>
                <w:szCs w:val="16"/>
                <w:lang w:eastAsia="en-ZA"/>
              </w:rPr>
            </w:pPr>
            <w:r w:rsidRPr="00606538">
              <w:rPr>
                <w:rFonts w:cs="Arial"/>
                <w:sz w:val="16"/>
                <w:szCs w:val="16"/>
                <w:lang w:eastAsia="en-ZA"/>
              </w:rPr>
              <w:t>End of Requirements Definition</w:t>
            </w:r>
          </w:p>
        </w:tc>
      </w:tr>
      <w:tr w:rsidRPr="00606538" w:rsidR="00A7714B" w:rsidTr="00416FBD" w14:paraId="55714247" w14:textId="77777777">
        <w:tc>
          <w:tcPr>
            <w:tcW w:w="14170" w:type="dxa"/>
            <w:gridSpan w:val="5"/>
            <w:shd w:val="clear" w:color="auto" w:fill="D9D9D9" w:themeFill="background1" w:themeFillShade="D9"/>
          </w:tcPr>
          <w:p w:rsidRPr="00606538" w:rsidR="00A7714B" w:rsidP="00DB3411" w:rsidRDefault="007A68AA" w14:paraId="4F3593BB" w14:textId="6285D206">
            <w:pPr>
              <w:jc w:val="left"/>
              <w:rPr>
                <w:rFonts w:cs="Arial"/>
                <w:b/>
                <w:sz w:val="16"/>
                <w:szCs w:val="16"/>
                <w:lang w:eastAsia="en-ZA"/>
              </w:rPr>
            </w:pPr>
            <w:r>
              <w:rPr>
                <w:rFonts w:cs="Arial"/>
                <w:b/>
                <w:sz w:val="16"/>
                <w:szCs w:val="16"/>
                <w:lang w:eastAsia="en-ZA"/>
              </w:rPr>
              <w:t>Programme</w:t>
            </w:r>
            <w:r w:rsidRPr="00606538" w:rsidR="00A7714B">
              <w:rPr>
                <w:rFonts w:cs="Arial"/>
                <w:b/>
                <w:sz w:val="16"/>
                <w:szCs w:val="16"/>
                <w:lang w:eastAsia="en-ZA"/>
              </w:rPr>
              <w:t xml:space="preserve"> level milestones – will be applied iteratively for each module for sequential roll-out</w:t>
            </w:r>
          </w:p>
        </w:tc>
      </w:tr>
      <w:tr w:rsidRPr="00606538" w:rsidR="00A7714B" w:rsidTr="00416FBD" w14:paraId="657B7DB9" w14:textId="77777777">
        <w:tc>
          <w:tcPr>
            <w:tcW w:w="1696" w:type="dxa"/>
            <w:hideMark/>
          </w:tcPr>
          <w:p w:rsidRPr="00606538" w:rsidR="00A7714B" w:rsidP="00DB3411" w:rsidRDefault="00A7714B" w14:paraId="7508735C" w14:textId="753195BC">
            <w:pPr>
              <w:jc w:val="left"/>
              <w:rPr>
                <w:rFonts w:cs="Arial"/>
                <w:sz w:val="16"/>
                <w:szCs w:val="16"/>
                <w:lang w:eastAsia="en-ZA"/>
              </w:rPr>
            </w:pPr>
            <w:r w:rsidRPr="00606538">
              <w:rPr>
                <w:rFonts w:cs="Arial"/>
                <w:b/>
                <w:bCs/>
                <w:sz w:val="16"/>
                <w:szCs w:val="16"/>
                <w:lang w:eastAsia="en-ZA"/>
              </w:rPr>
              <w:t>M</w:t>
            </w:r>
            <w:r w:rsidR="007F5720">
              <w:rPr>
                <w:rFonts w:cs="Arial"/>
                <w:b/>
                <w:bCs/>
                <w:sz w:val="16"/>
                <w:szCs w:val="16"/>
                <w:lang w:eastAsia="en-ZA"/>
              </w:rPr>
              <w:t>3</w:t>
            </w:r>
          </w:p>
        </w:tc>
        <w:tc>
          <w:tcPr>
            <w:tcW w:w="2694" w:type="dxa"/>
            <w:hideMark/>
          </w:tcPr>
          <w:p w:rsidRPr="00606538" w:rsidR="00A7714B" w:rsidP="00DB3411" w:rsidRDefault="00CE7691" w14:paraId="603E7AE5" w14:textId="7D7CCA7F">
            <w:pPr>
              <w:jc w:val="left"/>
              <w:rPr>
                <w:rFonts w:cs="Arial"/>
                <w:sz w:val="16"/>
                <w:szCs w:val="16"/>
                <w:lang w:eastAsia="en-ZA"/>
              </w:rPr>
            </w:pPr>
            <w:r>
              <w:rPr>
                <w:rFonts w:cs="Arial"/>
                <w:sz w:val="16"/>
                <w:szCs w:val="16"/>
                <w:lang w:eastAsia="en-ZA"/>
              </w:rPr>
              <w:t>System</w:t>
            </w:r>
            <w:r w:rsidRPr="00606538" w:rsidR="00A7714B">
              <w:rPr>
                <w:rFonts w:cs="Arial"/>
                <w:sz w:val="16"/>
                <w:szCs w:val="16"/>
                <w:lang w:eastAsia="en-ZA"/>
              </w:rPr>
              <w:t xml:space="preserve"> Configuration &amp; Build Complete</w:t>
            </w:r>
          </w:p>
        </w:tc>
        <w:tc>
          <w:tcPr>
            <w:tcW w:w="4819" w:type="dxa"/>
            <w:hideMark/>
          </w:tcPr>
          <w:p w:rsidRPr="00606538" w:rsidR="00A7714B" w:rsidP="00DB3411" w:rsidRDefault="00A7714B" w14:paraId="57FD8160" w14:textId="61B9EA86">
            <w:pPr>
              <w:pStyle w:val="ListParagraph"/>
              <w:numPr>
                <w:ilvl w:val="0"/>
                <w:numId w:val="28"/>
              </w:numPr>
              <w:spacing w:before="0" w:after="0" w:line="240" w:lineRule="auto"/>
              <w:jc w:val="left"/>
              <w:rPr>
                <w:rFonts w:cs="Arial"/>
                <w:sz w:val="16"/>
                <w:szCs w:val="16"/>
                <w:lang w:eastAsia="en-ZA"/>
              </w:rPr>
            </w:pPr>
            <w:r w:rsidRPr="00606538">
              <w:rPr>
                <w:rFonts w:cs="Arial"/>
                <w:sz w:val="16"/>
                <w:szCs w:val="16"/>
                <w:lang w:eastAsia="en-ZA"/>
              </w:rPr>
              <w:t>Configured solution</w:t>
            </w:r>
          </w:p>
          <w:p w:rsidRPr="00606538" w:rsidR="00A7714B" w:rsidP="00DB3411" w:rsidRDefault="00A7714B" w14:paraId="7E169DCF" w14:textId="3FA5E807">
            <w:pPr>
              <w:pStyle w:val="ListParagraph"/>
              <w:numPr>
                <w:ilvl w:val="0"/>
                <w:numId w:val="28"/>
              </w:numPr>
              <w:spacing w:before="0" w:after="0" w:line="240" w:lineRule="auto"/>
              <w:jc w:val="left"/>
              <w:rPr>
                <w:rFonts w:cs="Arial"/>
                <w:sz w:val="16"/>
                <w:szCs w:val="16"/>
                <w:lang w:eastAsia="en-ZA"/>
              </w:rPr>
            </w:pPr>
            <w:r w:rsidRPr="00606538">
              <w:rPr>
                <w:rFonts w:cs="Arial"/>
                <w:sz w:val="16"/>
                <w:szCs w:val="16"/>
                <w:lang w:eastAsia="en-ZA"/>
              </w:rPr>
              <w:t>Configured reports and dashboards</w:t>
            </w:r>
          </w:p>
        </w:tc>
        <w:tc>
          <w:tcPr>
            <w:tcW w:w="2410" w:type="dxa"/>
            <w:hideMark/>
          </w:tcPr>
          <w:p w:rsidRPr="00606538" w:rsidR="00A7714B" w:rsidP="00DB3411" w:rsidRDefault="00A7714B" w14:paraId="44B11884" w14:textId="13BC740C">
            <w:pPr>
              <w:jc w:val="left"/>
              <w:rPr>
                <w:rFonts w:cs="Arial"/>
                <w:sz w:val="16"/>
                <w:szCs w:val="16"/>
                <w:lang w:eastAsia="en-ZA"/>
              </w:rPr>
            </w:pPr>
            <w:r w:rsidRPr="00606538">
              <w:rPr>
                <w:rFonts w:cs="Arial"/>
                <w:sz w:val="16"/>
                <w:szCs w:val="16"/>
                <w:lang w:eastAsia="en-ZA"/>
              </w:rPr>
              <w:t xml:space="preserve">Configuration, Build &amp; Integration </w:t>
            </w:r>
          </w:p>
        </w:tc>
        <w:tc>
          <w:tcPr>
            <w:tcW w:w="2551" w:type="dxa"/>
            <w:hideMark/>
          </w:tcPr>
          <w:p w:rsidRPr="00606538" w:rsidR="00A7714B" w:rsidP="00DB3411" w:rsidRDefault="00A7714B" w14:paraId="590665C8" w14:textId="2709BF86">
            <w:pPr>
              <w:jc w:val="left"/>
              <w:rPr>
                <w:rFonts w:cs="Arial"/>
                <w:sz w:val="16"/>
                <w:szCs w:val="16"/>
                <w:lang w:eastAsia="en-ZA"/>
              </w:rPr>
            </w:pPr>
            <w:r w:rsidRPr="00606538">
              <w:rPr>
                <w:rFonts w:cs="Arial"/>
                <w:sz w:val="16"/>
                <w:szCs w:val="16"/>
                <w:lang w:eastAsia="en-ZA"/>
              </w:rPr>
              <w:t xml:space="preserve">End of </w:t>
            </w:r>
            <w:r w:rsidR="004C5EF9">
              <w:rPr>
                <w:rFonts w:cs="Arial"/>
                <w:sz w:val="16"/>
                <w:szCs w:val="16"/>
                <w:lang w:eastAsia="en-ZA"/>
              </w:rPr>
              <w:t>Programme</w:t>
            </w:r>
            <w:r w:rsidRPr="00606538">
              <w:rPr>
                <w:rFonts w:cs="Arial"/>
                <w:sz w:val="16"/>
                <w:szCs w:val="16"/>
                <w:lang w:eastAsia="en-ZA"/>
              </w:rPr>
              <w:t xml:space="preserve"> Build</w:t>
            </w:r>
          </w:p>
        </w:tc>
      </w:tr>
      <w:tr w:rsidRPr="00606538" w:rsidR="00A7714B" w:rsidTr="00416FBD" w14:paraId="3BE180F0" w14:textId="77777777">
        <w:tc>
          <w:tcPr>
            <w:tcW w:w="1696" w:type="dxa"/>
            <w:hideMark/>
          </w:tcPr>
          <w:p w:rsidRPr="00606538" w:rsidR="00A7714B" w:rsidP="00DB3411" w:rsidRDefault="00A7714B" w14:paraId="4D931AC4" w14:textId="66C22663">
            <w:pPr>
              <w:jc w:val="left"/>
              <w:rPr>
                <w:rFonts w:cs="Arial"/>
                <w:sz w:val="16"/>
                <w:szCs w:val="16"/>
                <w:lang w:eastAsia="en-ZA"/>
              </w:rPr>
            </w:pPr>
            <w:r w:rsidRPr="00606538">
              <w:rPr>
                <w:rFonts w:cs="Arial"/>
                <w:b/>
                <w:bCs/>
                <w:sz w:val="16"/>
                <w:szCs w:val="16"/>
                <w:lang w:eastAsia="en-ZA"/>
              </w:rPr>
              <w:t>M</w:t>
            </w:r>
            <w:r w:rsidR="007F5720">
              <w:rPr>
                <w:rFonts w:cs="Arial"/>
                <w:b/>
                <w:bCs/>
                <w:sz w:val="16"/>
                <w:szCs w:val="16"/>
                <w:lang w:eastAsia="en-ZA"/>
              </w:rPr>
              <w:t>4</w:t>
            </w:r>
          </w:p>
        </w:tc>
        <w:tc>
          <w:tcPr>
            <w:tcW w:w="2694" w:type="dxa"/>
            <w:hideMark/>
          </w:tcPr>
          <w:p w:rsidRPr="00606538" w:rsidR="00A7714B" w:rsidP="00DB3411" w:rsidRDefault="00CE7691" w14:paraId="1F76B503" w14:textId="301DC1E6">
            <w:pPr>
              <w:jc w:val="left"/>
              <w:rPr>
                <w:rFonts w:cs="Arial"/>
                <w:sz w:val="16"/>
                <w:szCs w:val="16"/>
                <w:lang w:eastAsia="en-ZA"/>
              </w:rPr>
            </w:pPr>
            <w:del w:author="Nelisiwe Mnyazana" w:date="2026-04-16T12:14:00Z" w16du:dateUtc="2026-04-16T10:14:00Z" w:id="30">
              <w:r w:rsidDel="00C86615">
                <w:rPr>
                  <w:rFonts w:cs="Arial"/>
                  <w:sz w:val="16"/>
                  <w:szCs w:val="16"/>
                  <w:lang w:eastAsia="en-ZA"/>
                </w:rPr>
                <w:delText>System</w:delText>
              </w:r>
              <w:r w:rsidRPr="00606538" w:rsidDel="00C86615" w:rsidR="00A7714B">
                <w:rPr>
                  <w:rFonts w:cs="Arial"/>
                  <w:sz w:val="16"/>
                  <w:szCs w:val="16"/>
                  <w:lang w:eastAsia="en-ZA"/>
                </w:rPr>
                <w:delText xml:space="preserve"> Integration &amp; </w:delText>
              </w:r>
            </w:del>
            <w:r w:rsidRPr="00606538" w:rsidR="00A7714B">
              <w:rPr>
                <w:rFonts w:cs="Arial"/>
                <w:sz w:val="16"/>
                <w:szCs w:val="16"/>
                <w:lang w:eastAsia="en-ZA"/>
              </w:rPr>
              <w:t xml:space="preserve">System Testing </w:t>
            </w:r>
            <w:del w:author="Nelisiwe Mnyazana" w:date="2026-04-16T12:14:00Z" w16du:dateUtc="2026-04-16T10:14:00Z" w:id="31">
              <w:r w:rsidRPr="00606538" w:rsidDel="00C86615" w:rsidR="00A7714B">
                <w:rPr>
                  <w:rFonts w:cs="Arial"/>
                  <w:sz w:val="16"/>
                  <w:szCs w:val="16"/>
                  <w:lang w:eastAsia="en-ZA"/>
                </w:rPr>
                <w:delText>Complete</w:delText>
              </w:r>
            </w:del>
          </w:p>
        </w:tc>
        <w:tc>
          <w:tcPr>
            <w:tcW w:w="4819" w:type="dxa"/>
            <w:hideMark/>
          </w:tcPr>
          <w:p w:rsidRPr="00606538" w:rsidR="00A7714B" w:rsidP="00DB3411" w:rsidRDefault="00A7714B" w14:paraId="280AE578" w14:textId="77777777">
            <w:pPr>
              <w:pStyle w:val="ListParagraph"/>
              <w:numPr>
                <w:ilvl w:val="0"/>
                <w:numId w:val="29"/>
              </w:numPr>
              <w:spacing w:before="0" w:after="0" w:line="240" w:lineRule="auto"/>
              <w:jc w:val="left"/>
              <w:rPr>
                <w:rFonts w:cs="Arial"/>
                <w:sz w:val="16"/>
                <w:szCs w:val="16"/>
                <w:lang w:eastAsia="en-ZA"/>
              </w:rPr>
            </w:pPr>
            <w:r w:rsidRPr="00606538">
              <w:rPr>
                <w:rFonts w:cs="Arial"/>
                <w:sz w:val="16"/>
                <w:szCs w:val="16"/>
                <w:lang w:eastAsia="en-ZA"/>
              </w:rPr>
              <w:t xml:space="preserve">Data migration </w:t>
            </w:r>
          </w:p>
          <w:p w:rsidRPr="00606538" w:rsidR="00A7714B" w:rsidP="00DB3411" w:rsidRDefault="00A7714B" w14:paraId="4511FAF8" w14:textId="77777777">
            <w:pPr>
              <w:pStyle w:val="ListParagraph"/>
              <w:numPr>
                <w:ilvl w:val="0"/>
                <w:numId w:val="29"/>
              </w:numPr>
              <w:spacing w:before="0" w:after="0" w:line="240" w:lineRule="auto"/>
              <w:jc w:val="left"/>
              <w:rPr>
                <w:rFonts w:cs="Arial"/>
                <w:sz w:val="16"/>
                <w:szCs w:val="16"/>
                <w:lang w:eastAsia="en-ZA"/>
              </w:rPr>
            </w:pPr>
            <w:r w:rsidRPr="00606538">
              <w:rPr>
                <w:rFonts w:cs="Arial"/>
                <w:sz w:val="16"/>
                <w:szCs w:val="16"/>
                <w:lang w:eastAsia="en-ZA"/>
              </w:rPr>
              <w:t>Defect resolution to agreed quality thresholds</w:t>
            </w:r>
          </w:p>
          <w:p w:rsidRPr="00606538" w:rsidR="00A7714B" w:rsidP="00DB3411" w:rsidRDefault="00A7714B" w14:paraId="5DD5D5C8" w14:textId="77777777">
            <w:pPr>
              <w:pStyle w:val="ListParagraph"/>
              <w:numPr>
                <w:ilvl w:val="0"/>
                <w:numId w:val="29"/>
              </w:numPr>
              <w:spacing w:before="0" w:after="0" w:line="240" w:lineRule="auto"/>
              <w:jc w:val="left"/>
              <w:rPr>
                <w:rFonts w:cs="Arial"/>
                <w:sz w:val="16"/>
                <w:szCs w:val="16"/>
                <w:lang w:eastAsia="en-ZA"/>
              </w:rPr>
            </w:pPr>
            <w:r w:rsidRPr="00606538">
              <w:rPr>
                <w:rFonts w:cs="Arial"/>
                <w:sz w:val="16"/>
                <w:szCs w:val="16"/>
                <w:lang w:eastAsia="en-ZA"/>
              </w:rPr>
              <w:t>Confirmation of readiness for User Acceptance Testing</w:t>
            </w:r>
          </w:p>
        </w:tc>
        <w:tc>
          <w:tcPr>
            <w:tcW w:w="2410" w:type="dxa"/>
            <w:hideMark/>
          </w:tcPr>
          <w:p w:rsidRPr="00606538" w:rsidR="00A7714B" w:rsidP="00DB3411" w:rsidRDefault="00A7714B" w14:paraId="6F7743C1" w14:textId="73C42956">
            <w:pPr>
              <w:jc w:val="left"/>
              <w:rPr>
                <w:rFonts w:cs="Arial"/>
                <w:sz w:val="16"/>
                <w:szCs w:val="16"/>
                <w:lang w:eastAsia="en-ZA"/>
              </w:rPr>
            </w:pPr>
            <w:r w:rsidRPr="00606538">
              <w:rPr>
                <w:rFonts w:cs="Arial"/>
                <w:sz w:val="16"/>
                <w:szCs w:val="16"/>
                <w:lang w:eastAsia="en-ZA"/>
              </w:rPr>
              <w:t xml:space="preserve">Enablement &amp; Validation </w:t>
            </w:r>
          </w:p>
        </w:tc>
        <w:tc>
          <w:tcPr>
            <w:tcW w:w="2551" w:type="dxa"/>
            <w:hideMark/>
          </w:tcPr>
          <w:p w:rsidRPr="00606538" w:rsidR="00A7714B" w:rsidP="00DB3411" w:rsidRDefault="00A7714B" w14:paraId="4D6F24BF" w14:textId="09C4845D">
            <w:pPr>
              <w:jc w:val="left"/>
              <w:rPr>
                <w:rFonts w:cs="Arial"/>
                <w:sz w:val="16"/>
                <w:szCs w:val="16"/>
                <w:lang w:eastAsia="en-ZA"/>
              </w:rPr>
            </w:pPr>
            <w:r w:rsidRPr="00606538">
              <w:rPr>
                <w:rFonts w:cs="Arial"/>
                <w:sz w:val="16"/>
                <w:szCs w:val="16"/>
                <w:lang w:eastAsia="en-ZA"/>
              </w:rPr>
              <w:t xml:space="preserve">End of </w:t>
            </w:r>
            <w:r w:rsidR="004C5EF9">
              <w:rPr>
                <w:rFonts w:cs="Arial"/>
                <w:sz w:val="16"/>
                <w:szCs w:val="16"/>
                <w:lang w:eastAsia="en-ZA"/>
              </w:rPr>
              <w:t>Programme</w:t>
            </w:r>
            <w:r w:rsidRPr="00606538">
              <w:rPr>
                <w:rFonts w:cs="Arial"/>
                <w:sz w:val="16"/>
                <w:szCs w:val="16"/>
                <w:lang w:eastAsia="en-ZA"/>
              </w:rPr>
              <w:t xml:space="preserve"> Testing</w:t>
            </w:r>
          </w:p>
        </w:tc>
      </w:tr>
      <w:tr w:rsidRPr="00606538" w:rsidR="00A7714B" w:rsidTr="00416FBD" w14:paraId="4549BC07" w14:textId="77777777">
        <w:tc>
          <w:tcPr>
            <w:tcW w:w="1696" w:type="dxa"/>
            <w:hideMark/>
          </w:tcPr>
          <w:p w:rsidRPr="00606538" w:rsidR="00A7714B" w:rsidP="00DB3411" w:rsidRDefault="00A7714B" w14:paraId="551C50F3" w14:textId="141754A7">
            <w:pPr>
              <w:jc w:val="left"/>
              <w:rPr>
                <w:rFonts w:cs="Arial"/>
                <w:sz w:val="16"/>
                <w:szCs w:val="16"/>
                <w:lang w:eastAsia="en-ZA"/>
              </w:rPr>
            </w:pPr>
            <w:r w:rsidRPr="00606538">
              <w:rPr>
                <w:rFonts w:cs="Arial"/>
                <w:b/>
                <w:bCs/>
                <w:sz w:val="16"/>
                <w:szCs w:val="16"/>
                <w:lang w:eastAsia="en-ZA"/>
              </w:rPr>
              <w:t>M</w:t>
            </w:r>
            <w:r w:rsidR="007F5720">
              <w:rPr>
                <w:rFonts w:cs="Arial"/>
                <w:b/>
                <w:bCs/>
                <w:sz w:val="16"/>
                <w:szCs w:val="16"/>
                <w:lang w:eastAsia="en-ZA"/>
              </w:rPr>
              <w:t>5</w:t>
            </w:r>
          </w:p>
        </w:tc>
        <w:tc>
          <w:tcPr>
            <w:tcW w:w="2694" w:type="dxa"/>
            <w:hideMark/>
          </w:tcPr>
          <w:p w:rsidRPr="00606538" w:rsidR="00A7714B" w:rsidP="00DB3411" w:rsidRDefault="00CE7691" w14:paraId="3A5A6B58" w14:textId="15FFBA37">
            <w:pPr>
              <w:jc w:val="left"/>
              <w:rPr>
                <w:rFonts w:cs="Arial"/>
                <w:sz w:val="16"/>
                <w:szCs w:val="16"/>
                <w:lang w:eastAsia="en-ZA"/>
              </w:rPr>
            </w:pPr>
            <w:r>
              <w:rPr>
                <w:rFonts w:cs="Arial"/>
                <w:sz w:val="16"/>
                <w:szCs w:val="16"/>
                <w:lang w:eastAsia="en-ZA"/>
              </w:rPr>
              <w:t>System</w:t>
            </w:r>
            <w:r w:rsidRPr="00606538" w:rsidR="00A7714B">
              <w:rPr>
                <w:rFonts w:cs="Arial"/>
                <w:sz w:val="16"/>
                <w:szCs w:val="16"/>
                <w:lang w:eastAsia="en-ZA"/>
              </w:rPr>
              <w:t xml:space="preserve"> UAT Sign-Off &amp; Go-Live</w:t>
            </w:r>
          </w:p>
        </w:tc>
        <w:tc>
          <w:tcPr>
            <w:tcW w:w="4819" w:type="dxa"/>
            <w:hideMark/>
          </w:tcPr>
          <w:p w:rsidRPr="00606538" w:rsidR="00A7714B" w:rsidP="00DB3411" w:rsidRDefault="00A7714B" w14:paraId="39D4EC7B" w14:textId="77777777">
            <w:pPr>
              <w:pStyle w:val="ListParagraph"/>
              <w:numPr>
                <w:ilvl w:val="0"/>
                <w:numId w:val="30"/>
              </w:numPr>
              <w:spacing w:before="0" w:after="0" w:line="240" w:lineRule="auto"/>
              <w:jc w:val="left"/>
              <w:rPr>
                <w:rFonts w:cs="Arial"/>
                <w:sz w:val="16"/>
                <w:szCs w:val="16"/>
                <w:lang w:eastAsia="en-ZA"/>
              </w:rPr>
            </w:pPr>
            <w:r w:rsidRPr="00606538">
              <w:rPr>
                <w:rFonts w:cs="Arial"/>
                <w:sz w:val="16"/>
                <w:szCs w:val="16"/>
                <w:lang w:eastAsia="en-ZA"/>
              </w:rPr>
              <w:t>Completed User Acceptance Testing with formal sign-off</w:t>
            </w:r>
          </w:p>
          <w:p w:rsidRPr="00606538" w:rsidR="00A7714B" w:rsidP="00DB3411" w:rsidRDefault="00A7714B" w14:paraId="3880F889" w14:textId="77777777">
            <w:pPr>
              <w:pStyle w:val="ListParagraph"/>
              <w:numPr>
                <w:ilvl w:val="0"/>
                <w:numId w:val="30"/>
              </w:numPr>
              <w:spacing w:before="0" w:after="0" w:line="240" w:lineRule="auto"/>
              <w:jc w:val="left"/>
              <w:rPr>
                <w:rFonts w:cs="Arial"/>
                <w:sz w:val="16"/>
                <w:szCs w:val="16"/>
                <w:lang w:eastAsia="en-ZA"/>
              </w:rPr>
            </w:pPr>
            <w:r w:rsidRPr="00606538">
              <w:rPr>
                <w:rFonts w:cs="Arial"/>
                <w:sz w:val="16"/>
                <w:szCs w:val="16"/>
                <w:lang w:eastAsia="en-ZA"/>
              </w:rPr>
              <w:t>User training materials and execution of role-based training sessions</w:t>
            </w:r>
          </w:p>
          <w:p w:rsidRPr="00606538" w:rsidR="00A7714B" w:rsidP="00DB3411" w:rsidRDefault="00A7714B" w14:paraId="46CB6F0B" w14:textId="77777777">
            <w:pPr>
              <w:pStyle w:val="ListParagraph"/>
              <w:numPr>
                <w:ilvl w:val="0"/>
                <w:numId w:val="30"/>
              </w:numPr>
              <w:spacing w:before="0" w:after="0" w:line="240" w:lineRule="auto"/>
              <w:jc w:val="left"/>
              <w:rPr>
                <w:rFonts w:cs="Arial"/>
                <w:sz w:val="16"/>
                <w:szCs w:val="16"/>
                <w:lang w:eastAsia="en-ZA"/>
              </w:rPr>
            </w:pPr>
            <w:r w:rsidRPr="00606538">
              <w:rPr>
                <w:rFonts w:cs="Arial"/>
                <w:sz w:val="16"/>
                <w:szCs w:val="16"/>
                <w:lang w:eastAsia="en-ZA"/>
              </w:rPr>
              <w:t>Approved user readiness for production deployment</w:t>
            </w:r>
          </w:p>
          <w:p w:rsidRPr="00606538" w:rsidR="00A7714B" w:rsidP="00DB3411" w:rsidRDefault="00A7714B" w14:paraId="056FD995" w14:textId="77777777">
            <w:pPr>
              <w:pStyle w:val="ListParagraph"/>
              <w:numPr>
                <w:ilvl w:val="0"/>
                <w:numId w:val="30"/>
              </w:numPr>
              <w:spacing w:before="0" w:after="0" w:line="240" w:lineRule="auto"/>
              <w:jc w:val="left"/>
              <w:rPr>
                <w:rFonts w:cs="Arial"/>
                <w:sz w:val="16"/>
                <w:szCs w:val="16"/>
                <w:lang w:eastAsia="en-ZA"/>
              </w:rPr>
            </w:pPr>
            <w:r w:rsidRPr="00606538">
              <w:rPr>
                <w:rFonts w:cs="Arial"/>
                <w:sz w:val="16"/>
                <w:szCs w:val="16"/>
                <w:lang w:eastAsia="en-ZA"/>
              </w:rPr>
              <w:t>Successful module deployment to production</w:t>
            </w:r>
          </w:p>
        </w:tc>
        <w:tc>
          <w:tcPr>
            <w:tcW w:w="2410" w:type="dxa"/>
            <w:hideMark/>
          </w:tcPr>
          <w:p w:rsidRPr="00606538" w:rsidR="00A7714B" w:rsidP="00DB3411" w:rsidRDefault="00A7714B" w14:paraId="2EFAE1C7" w14:textId="77777777">
            <w:pPr>
              <w:jc w:val="left"/>
              <w:rPr>
                <w:rFonts w:cs="Arial"/>
                <w:sz w:val="16"/>
                <w:szCs w:val="16"/>
                <w:lang w:eastAsia="en-ZA"/>
              </w:rPr>
            </w:pPr>
            <w:r w:rsidRPr="00606538">
              <w:rPr>
                <w:rFonts w:cs="Arial"/>
                <w:sz w:val="16"/>
                <w:szCs w:val="16"/>
                <w:lang w:eastAsia="en-ZA"/>
              </w:rPr>
              <w:t>Enablement &amp; Validation / Go-Live &amp; Operational Support</w:t>
            </w:r>
          </w:p>
        </w:tc>
        <w:tc>
          <w:tcPr>
            <w:tcW w:w="2551" w:type="dxa"/>
            <w:hideMark/>
          </w:tcPr>
          <w:p w:rsidRPr="00606538" w:rsidR="00A7714B" w:rsidP="00DB3411" w:rsidRDefault="00FE7B93" w14:paraId="69B44F0E" w14:textId="2878CD37">
            <w:pPr>
              <w:jc w:val="left"/>
              <w:rPr>
                <w:rFonts w:cs="Arial"/>
                <w:sz w:val="16"/>
                <w:szCs w:val="16"/>
                <w:lang w:eastAsia="en-ZA"/>
              </w:rPr>
            </w:pPr>
            <w:r>
              <w:rPr>
                <w:rFonts w:cs="Arial"/>
                <w:sz w:val="16"/>
                <w:szCs w:val="16"/>
                <w:lang w:eastAsia="en-ZA"/>
              </w:rPr>
              <w:t>Programme</w:t>
            </w:r>
            <w:r w:rsidRPr="00606538" w:rsidR="00A7714B">
              <w:rPr>
                <w:rFonts w:cs="Arial"/>
                <w:sz w:val="16"/>
                <w:szCs w:val="16"/>
                <w:lang w:eastAsia="en-ZA"/>
              </w:rPr>
              <w:t xml:space="preserve"> Go-Live</w:t>
            </w:r>
          </w:p>
        </w:tc>
      </w:tr>
      <w:tr w:rsidRPr="00606538" w:rsidR="00A7714B" w:rsidTr="00416FBD" w14:paraId="1C1ED2B4" w14:textId="77777777">
        <w:tc>
          <w:tcPr>
            <w:tcW w:w="14170" w:type="dxa"/>
            <w:gridSpan w:val="5"/>
            <w:shd w:val="clear" w:color="auto" w:fill="D9D9D9" w:themeFill="background1" w:themeFillShade="D9"/>
          </w:tcPr>
          <w:p w:rsidRPr="00606538" w:rsidR="00A7714B" w:rsidP="00DB3411" w:rsidRDefault="00A7714B" w14:paraId="38BF409E" w14:textId="77777777">
            <w:pPr>
              <w:jc w:val="left"/>
              <w:rPr>
                <w:rFonts w:cs="Arial"/>
                <w:sz w:val="16"/>
                <w:szCs w:val="16"/>
                <w:lang w:eastAsia="en-ZA"/>
              </w:rPr>
            </w:pPr>
          </w:p>
        </w:tc>
      </w:tr>
      <w:tr w:rsidRPr="00606538" w:rsidR="00A7714B" w:rsidTr="00416FBD" w14:paraId="714A1BCB" w14:textId="77777777">
        <w:tc>
          <w:tcPr>
            <w:tcW w:w="1696" w:type="dxa"/>
            <w:hideMark/>
          </w:tcPr>
          <w:p w:rsidRPr="00606538" w:rsidR="00A7714B" w:rsidP="00DB3411" w:rsidRDefault="00A7714B" w14:paraId="65860D0B" w14:textId="3F97C202">
            <w:pPr>
              <w:jc w:val="left"/>
              <w:rPr>
                <w:rFonts w:cs="Arial"/>
                <w:sz w:val="16"/>
                <w:szCs w:val="16"/>
                <w:lang w:eastAsia="en-ZA"/>
              </w:rPr>
            </w:pPr>
            <w:r w:rsidRPr="00606538">
              <w:rPr>
                <w:rFonts w:cs="Arial"/>
                <w:b/>
                <w:bCs/>
                <w:sz w:val="16"/>
                <w:szCs w:val="16"/>
                <w:lang w:eastAsia="en-ZA"/>
              </w:rPr>
              <w:t>M</w:t>
            </w:r>
            <w:r w:rsidR="007F5720">
              <w:rPr>
                <w:rFonts w:cs="Arial"/>
                <w:b/>
                <w:bCs/>
                <w:sz w:val="16"/>
                <w:szCs w:val="16"/>
                <w:lang w:eastAsia="en-ZA"/>
              </w:rPr>
              <w:t>6</w:t>
            </w:r>
          </w:p>
        </w:tc>
        <w:tc>
          <w:tcPr>
            <w:tcW w:w="2694" w:type="dxa"/>
            <w:hideMark/>
          </w:tcPr>
          <w:p w:rsidRPr="00606538" w:rsidR="00A7714B" w:rsidP="00DB3411" w:rsidRDefault="00A7714B" w14:paraId="62AF4E0A" w14:textId="66D16335">
            <w:pPr>
              <w:jc w:val="left"/>
              <w:rPr>
                <w:rFonts w:cs="Arial"/>
                <w:sz w:val="16"/>
                <w:szCs w:val="16"/>
                <w:lang w:eastAsia="en-ZA"/>
              </w:rPr>
            </w:pPr>
            <w:r w:rsidRPr="00606538">
              <w:rPr>
                <w:rFonts w:cs="Arial"/>
                <w:sz w:val="16"/>
                <w:szCs w:val="16"/>
                <w:lang w:eastAsia="en-ZA"/>
              </w:rPr>
              <w:t xml:space="preserve">Final </w:t>
            </w:r>
            <w:r w:rsidR="00CE7691">
              <w:rPr>
                <w:rFonts w:cs="Arial"/>
                <w:sz w:val="16"/>
                <w:szCs w:val="16"/>
                <w:lang w:eastAsia="en-ZA"/>
              </w:rPr>
              <w:t>System</w:t>
            </w:r>
            <w:r w:rsidRPr="00606538">
              <w:rPr>
                <w:rFonts w:cs="Arial"/>
                <w:sz w:val="16"/>
                <w:szCs w:val="16"/>
                <w:lang w:eastAsia="en-ZA"/>
              </w:rPr>
              <w:t xml:space="preserve"> Go-Live &amp; Stabilisation Entry</w:t>
            </w:r>
          </w:p>
        </w:tc>
        <w:tc>
          <w:tcPr>
            <w:tcW w:w="4819" w:type="dxa"/>
            <w:hideMark/>
          </w:tcPr>
          <w:p w:rsidRPr="00606538" w:rsidR="00A7714B" w:rsidP="00DB3411" w:rsidRDefault="00A7714B" w14:paraId="2BDF39F5" w14:textId="39A18B21">
            <w:pPr>
              <w:pStyle w:val="ListParagraph"/>
              <w:numPr>
                <w:ilvl w:val="0"/>
                <w:numId w:val="31"/>
              </w:numPr>
              <w:spacing w:before="0" w:after="0" w:line="240" w:lineRule="auto"/>
              <w:jc w:val="left"/>
              <w:rPr>
                <w:rFonts w:cs="Arial"/>
                <w:sz w:val="16"/>
                <w:szCs w:val="16"/>
                <w:lang w:eastAsia="en-ZA"/>
              </w:rPr>
            </w:pPr>
            <w:r w:rsidRPr="00606538">
              <w:rPr>
                <w:rFonts w:cs="Arial"/>
                <w:sz w:val="16"/>
                <w:szCs w:val="16"/>
                <w:lang w:eastAsia="en-ZA"/>
              </w:rPr>
              <w:t xml:space="preserve">Completion of final </w:t>
            </w:r>
            <w:r w:rsidR="008300B7">
              <w:rPr>
                <w:rFonts w:cs="Arial"/>
                <w:sz w:val="16"/>
                <w:szCs w:val="16"/>
                <w:lang w:eastAsia="en-ZA"/>
              </w:rPr>
              <w:t>programme</w:t>
            </w:r>
            <w:r w:rsidRPr="00606538">
              <w:rPr>
                <w:rFonts w:cs="Arial"/>
                <w:sz w:val="16"/>
                <w:szCs w:val="16"/>
                <w:lang w:eastAsia="en-ZA"/>
              </w:rPr>
              <w:t xml:space="preserve"> go-live</w:t>
            </w:r>
          </w:p>
          <w:p w:rsidRPr="00606538" w:rsidR="00A7714B" w:rsidP="00DB3411" w:rsidRDefault="00A7714B" w14:paraId="2DBF312A" w14:textId="77777777">
            <w:pPr>
              <w:pStyle w:val="ListParagraph"/>
              <w:numPr>
                <w:ilvl w:val="0"/>
                <w:numId w:val="31"/>
              </w:numPr>
              <w:spacing w:before="0" w:after="0" w:line="240" w:lineRule="auto"/>
              <w:jc w:val="left"/>
              <w:rPr>
                <w:rFonts w:cs="Arial"/>
                <w:sz w:val="16"/>
                <w:szCs w:val="16"/>
                <w:lang w:eastAsia="en-ZA"/>
              </w:rPr>
            </w:pPr>
            <w:r w:rsidRPr="00606538">
              <w:rPr>
                <w:rFonts w:cs="Arial"/>
                <w:sz w:val="16"/>
                <w:szCs w:val="16"/>
                <w:lang w:eastAsia="en-ZA"/>
              </w:rPr>
              <w:t>Handover documentation and knowledge transfer</w:t>
            </w:r>
          </w:p>
          <w:p w:rsidRPr="00606538" w:rsidR="00A7714B" w:rsidP="00DB3411" w:rsidRDefault="00A7714B" w14:paraId="1ACDE4D6" w14:textId="77777777">
            <w:pPr>
              <w:pStyle w:val="ListParagraph"/>
              <w:numPr>
                <w:ilvl w:val="0"/>
                <w:numId w:val="31"/>
              </w:numPr>
              <w:spacing w:before="0" w:after="0" w:line="240" w:lineRule="auto"/>
              <w:jc w:val="left"/>
              <w:rPr>
                <w:rFonts w:cs="Arial"/>
                <w:sz w:val="16"/>
                <w:szCs w:val="16"/>
                <w:lang w:eastAsia="en-ZA"/>
              </w:rPr>
            </w:pPr>
            <w:r w:rsidRPr="00606538">
              <w:rPr>
                <w:rFonts w:cs="Arial"/>
                <w:sz w:val="16"/>
                <w:szCs w:val="16"/>
                <w:lang w:eastAsia="en-ZA"/>
              </w:rPr>
              <w:t>Establishment of operational support arrangements</w:t>
            </w:r>
          </w:p>
          <w:p w:rsidRPr="00606538" w:rsidR="00A7714B" w:rsidP="00DB3411" w:rsidRDefault="00A7714B" w14:paraId="67D0B1A4" w14:textId="77777777">
            <w:pPr>
              <w:pStyle w:val="ListParagraph"/>
              <w:numPr>
                <w:ilvl w:val="0"/>
                <w:numId w:val="31"/>
              </w:numPr>
              <w:spacing w:before="0" w:after="0" w:line="240" w:lineRule="auto"/>
              <w:jc w:val="left"/>
              <w:rPr>
                <w:rFonts w:cs="Arial"/>
                <w:sz w:val="16"/>
                <w:szCs w:val="16"/>
                <w:lang w:eastAsia="en-ZA"/>
              </w:rPr>
            </w:pPr>
            <w:r w:rsidRPr="00606538">
              <w:rPr>
                <w:rFonts w:cs="Arial"/>
                <w:sz w:val="16"/>
                <w:szCs w:val="16"/>
                <w:lang w:eastAsia="en-ZA"/>
              </w:rPr>
              <w:t>Commencement of post-implementation stabilisation (hypercare)</w:t>
            </w:r>
          </w:p>
        </w:tc>
        <w:tc>
          <w:tcPr>
            <w:tcW w:w="2410" w:type="dxa"/>
            <w:hideMark/>
          </w:tcPr>
          <w:p w:rsidRPr="00606538" w:rsidR="00A7714B" w:rsidP="00DB3411" w:rsidRDefault="00A7714B" w14:paraId="4C3BE0DB" w14:textId="77777777">
            <w:pPr>
              <w:jc w:val="left"/>
              <w:rPr>
                <w:rFonts w:cs="Arial"/>
                <w:sz w:val="16"/>
                <w:szCs w:val="16"/>
                <w:lang w:eastAsia="en-ZA"/>
              </w:rPr>
            </w:pPr>
            <w:r w:rsidRPr="00606538">
              <w:rPr>
                <w:rFonts w:cs="Arial"/>
                <w:sz w:val="16"/>
                <w:szCs w:val="16"/>
                <w:lang w:eastAsia="en-ZA"/>
              </w:rPr>
              <w:t>Go-Live &amp; Operational Support</w:t>
            </w:r>
          </w:p>
        </w:tc>
        <w:tc>
          <w:tcPr>
            <w:tcW w:w="2551" w:type="dxa"/>
            <w:hideMark/>
          </w:tcPr>
          <w:p w:rsidRPr="00606538" w:rsidR="00A7714B" w:rsidP="00DB3411" w:rsidRDefault="00A7714B" w14:paraId="302E0A33" w14:textId="369406FA">
            <w:pPr>
              <w:jc w:val="left"/>
              <w:rPr>
                <w:rFonts w:cs="Arial"/>
                <w:sz w:val="16"/>
                <w:szCs w:val="16"/>
                <w:lang w:eastAsia="en-ZA"/>
              </w:rPr>
            </w:pPr>
            <w:r w:rsidRPr="00606538">
              <w:rPr>
                <w:rFonts w:cs="Arial"/>
                <w:sz w:val="16"/>
                <w:szCs w:val="16"/>
                <w:lang w:eastAsia="en-ZA"/>
              </w:rPr>
              <w:t xml:space="preserve">Final </w:t>
            </w:r>
            <w:r w:rsidR="00B633F3">
              <w:rPr>
                <w:rFonts w:cs="Arial"/>
                <w:sz w:val="16"/>
                <w:szCs w:val="16"/>
                <w:lang w:eastAsia="en-ZA"/>
              </w:rPr>
              <w:t>System</w:t>
            </w:r>
            <w:r w:rsidRPr="00606538">
              <w:rPr>
                <w:rFonts w:cs="Arial"/>
                <w:sz w:val="16"/>
                <w:szCs w:val="16"/>
                <w:lang w:eastAsia="en-ZA"/>
              </w:rPr>
              <w:t xml:space="preserve"> Go-Live</w:t>
            </w:r>
          </w:p>
        </w:tc>
      </w:tr>
      <w:tr w:rsidRPr="00606538" w:rsidR="00A7714B" w:rsidTr="00416FBD" w14:paraId="5AC1E67F" w14:textId="77777777">
        <w:tc>
          <w:tcPr>
            <w:tcW w:w="1696" w:type="dxa"/>
            <w:hideMark/>
          </w:tcPr>
          <w:p w:rsidRPr="00606538" w:rsidR="00A7714B" w:rsidP="008C63F3" w:rsidRDefault="00A7714B" w14:paraId="43192FB6" w14:textId="15FD8E3C">
            <w:pPr>
              <w:rPr>
                <w:rFonts w:cs="Arial"/>
                <w:sz w:val="16"/>
                <w:szCs w:val="16"/>
                <w:lang w:eastAsia="en-ZA"/>
              </w:rPr>
            </w:pPr>
            <w:r w:rsidRPr="00606538">
              <w:rPr>
                <w:rFonts w:cs="Arial"/>
                <w:b/>
                <w:bCs/>
                <w:sz w:val="16"/>
                <w:szCs w:val="16"/>
                <w:lang w:eastAsia="en-ZA"/>
              </w:rPr>
              <w:t>M</w:t>
            </w:r>
            <w:r w:rsidR="007F5720">
              <w:rPr>
                <w:rFonts w:cs="Arial"/>
                <w:b/>
                <w:bCs/>
                <w:sz w:val="16"/>
                <w:szCs w:val="16"/>
                <w:lang w:eastAsia="en-ZA"/>
              </w:rPr>
              <w:t>7</w:t>
            </w:r>
          </w:p>
        </w:tc>
        <w:tc>
          <w:tcPr>
            <w:tcW w:w="2694" w:type="dxa"/>
            <w:hideMark/>
          </w:tcPr>
          <w:p w:rsidRPr="00606538" w:rsidR="00A7714B" w:rsidP="008C63F3" w:rsidRDefault="00A7714B" w14:paraId="3848216C" w14:textId="77777777">
            <w:pPr>
              <w:rPr>
                <w:rFonts w:cs="Arial"/>
                <w:sz w:val="16"/>
                <w:szCs w:val="16"/>
                <w:lang w:eastAsia="en-ZA"/>
              </w:rPr>
            </w:pPr>
            <w:r w:rsidRPr="00606538">
              <w:rPr>
                <w:rFonts w:cs="Arial"/>
                <w:sz w:val="16"/>
                <w:szCs w:val="16"/>
                <w:lang w:eastAsia="en-ZA"/>
              </w:rPr>
              <w:t>Stabilisation Exit &amp; Project Closure</w:t>
            </w:r>
          </w:p>
        </w:tc>
        <w:tc>
          <w:tcPr>
            <w:tcW w:w="4819" w:type="dxa"/>
            <w:hideMark/>
          </w:tcPr>
          <w:p w:rsidRPr="00606538" w:rsidR="00A7714B" w:rsidP="00A7714B" w:rsidRDefault="00A7714B" w14:paraId="423710F0" w14:textId="77777777">
            <w:pPr>
              <w:pStyle w:val="ListParagraph"/>
              <w:numPr>
                <w:ilvl w:val="0"/>
                <w:numId w:val="32"/>
              </w:numPr>
              <w:spacing w:before="0" w:after="0" w:line="240" w:lineRule="auto"/>
              <w:jc w:val="left"/>
              <w:rPr>
                <w:rFonts w:cs="Arial"/>
                <w:sz w:val="16"/>
                <w:szCs w:val="16"/>
                <w:lang w:eastAsia="en-ZA"/>
              </w:rPr>
            </w:pPr>
            <w:r w:rsidRPr="00606538">
              <w:rPr>
                <w:rFonts w:cs="Arial"/>
                <w:sz w:val="16"/>
                <w:szCs w:val="16"/>
                <w:lang w:eastAsia="en-ZA"/>
              </w:rPr>
              <w:t>Completion of post-implementation stabilisation</w:t>
            </w:r>
          </w:p>
          <w:p w:rsidRPr="00606538" w:rsidR="00A7714B" w:rsidP="00A7714B" w:rsidRDefault="00A7714B" w14:paraId="5591A5D2" w14:textId="77777777">
            <w:pPr>
              <w:pStyle w:val="ListParagraph"/>
              <w:numPr>
                <w:ilvl w:val="0"/>
                <w:numId w:val="32"/>
              </w:numPr>
              <w:spacing w:before="0" w:after="0" w:line="240" w:lineRule="auto"/>
              <w:jc w:val="left"/>
              <w:rPr>
                <w:rFonts w:cs="Arial"/>
                <w:sz w:val="16"/>
                <w:szCs w:val="16"/>
                <w:lang w:eastAsia="en-ZA"/>
              </w:rPr>
            </w:pPr>
            <w:r w:rsidRPr="00606538">
              <w:rPr>
                <w:rFonts w:cs="Arial"/>
                <w:sz w:val="16"/>
                <w:szCs w:val="16"/>
                <w:lang w:eastAsia="en-ZA"/>
              </w:rPr>
              <w:t>Formal handover to steady-state support</w:t>
            </w:r>
          </w:p>
          <w:p w:rsidRPr="00606538" w:rsidR="00A7714B" w:rsidP="00A7714B" w:rsidRDefault="00A7714B" w14:paraId="4F9352F0" w14:textId="77777777">
            <w:pPr>
              <w:pStyle w:val="ListParagraph"/>
              <w:numPr>
                <w:ilvl w:val="0"/>
                <w:numId w:val="32"/>
              </w:numPr>
              <w:spacing w:before="0" w:after="0" w:line="240" w:lineRule="auto"/>
              <w:jc w:val="left"/>
              <w:rPr>
                <w:rFonts w:cs="Arial"/>
                <w:sz w:val="16"/>
                <w:szCs w:val="16"/>
                <w:lang w:eastAsia="en-ZA"/>
              </w:rPr>
            </w:pPr>
            <w:r w:rsidRPr="00606538">
              <w:rPr>
                <w:rFonts w:cs="Arial"/>
                <w:sz w:val="16"/>
                <w:szCs w:val="16"/>
                <w:lang w:eastAsia="en-ZA"/>
              </w:rPr>
              <w:t>Final project reporting and closure documentation</w:t>
            </w:r>
          </w:p>
          <w:p w:rsidRPr="00606538" w:rsidR="00A7714B" w:rsidP="00A7714B" w:rsidRDefault="00A7714B" w14:paraId="61E19F5F" w14:textId="55E5DA37">
            <w:pPr>
              <w:pStyle w:val="ListParagraph"/>
              <w:numPr>
                <w:ilvl w:val="0"/>
                <w:numId w:val="32"/>
              </w:numPr>
              <w:spacing w:before="0" w:after="0" w:line="240" w:lineRule="auto"/>
              <w:jc w:val="left"/>
              <w:rPr>
                <w:rFonts w:cs="Arial"/>
                <w:sz w:val="16"/>
                <w:szCs w:val="16"/>
                <w:lang w:eastAsia="en-ZA"/>
              </w:rPr>
            </w:pPr>
            <w:r w:rsidRPr="00606538">
              <w:rPr>
                <w:rFonts w:cs="Arial"/>
                <w:sz w:val="16"/>
                <w:szCs w:val="16"/>
                <w:lang w:eastAsia="en-ZA"/>
              </w:rPr>
              <w:t xml:space="preserve"> </w:t>
            </w:r>
            <w:r w:rsidR="00B633F3">
              <w:rPr>
                <w:rFonts w:cs="Arial"/>
                <w:sz w:val="16"/>
                <w:szCs w:val="16"/>
                <w:lang w:eastAsia="en-ZA"/>
              </w:rPr>
              <w:t>F</w:t>
            </w:r>
            <w:r w:rsidRPr="00606538">
              <w:rPr>
                <w:rFonts w:cs="Arial"/>
                <w:sz w:val="16"/>
                <w:szCs w:val="16"/>
                <w:lang w:eastAsia="en-ZA"/>
              </w:rPr>
              <w:t>ormal project sign-off</w:t>
            </w:r>
          </w:p>
        </w:tc>
        <w:tc>
          <w:tcPr>
            <w:tcW w:w="2410" w:type="dxa"/>
            <w:hideMark/>
          </w:tcPr>
          <w:p w:rsidRPr="00606538" w:rsidR="00A7714B" w:rsidP="008C63F3" w:rsidRDefault="00A7714B" w14:paraId="27ABE5B7" w14:textId="77777777">
            <w:pPr>
              <w:rPr>
                <w:rFonts w:cs="Arial"/>
                <w:sz w:val="16"/>
                <w:szCs w:val="16"/>
                <w:lang w:eastAsia="en-ZA"/>
              </w:rPr>
            </w:pPr>
            <w:r w:rsidRPr="00606538">
              <w:rPr>
                <w:rFonts w:cs="Arial"/>
                <w:sz w:val="16"/>
                <w:szCs w:val="16"/>
                <w:lang w:eastAsia="en-ZA"/>
              </w:rPr>
              <w:t>Go-Live &amp; Operational Support / PMO</w:t>
            </w:r>
          </w:p>
        </w:tc>
        <w:tc>
          <w:tcPr>
            <w:tcW w:w="2551" w:type="dxa"/>
            <w:hideMark/>
          </w:tcPr>
          <w:p w:rsidRPr="00606538" w:rsidR="00A7714B" w:rsidP="008C63F3" w:rsidRDefault="00A7714B" w14:paraId="08986E08" w14:textId="77777777">
            <w:pPr>
              <w:rPr>
                <w:rFonts w:cs="Arial"/>
                <w:sz w:val="16"/>
                <w:szCs w:val="16"/>
                <w:lang w:eastAsia="en-ZA"/>
              </w:rPr>
            </w:pPr>
            <w:r w:rsidRPr="00606538">
              <w:rPr>
                <w:rFonts w:cs="Arial"/>
                <w:sz w:val="16"/>
                <w:szCs w:val="16"/>
                <w:lang w:eastAsia="en-ZA"/>
              </w:rPr>
              <w:t>End of Stabilisation Period</w:t>
            </w:r>
          </w:p>
        </w:tc>
      </w:tr>
      <w:bookmarkEnd w:id="24"/>
    </w:tbl>
    <w:p w:rsidR="00A7714B" w:rsidP="00A7714B" w:rsidRDefault="00A7714B" w14:paraId="5BB47BD0" w14:textId="77777777"/>
    <w:p w:rsidR="0037498D" w:rsidP="00E16915" w:rsidRDefault="0037498D" w14:paraId="04E082B5" w14:textId="5C1A9F84">
      <w:pPr>
        <w:pStyle w:val="Heading1"/>
        <w:rPr/>
      </w:pPr>
      <w:bookmarkStart w:name="_Toc808261810" w:id="431860847"/>
      <w:r w:rsidR="0037498D">
        <w:rPr/>
        <w:t>Governance</w:t>
      </w:r>
      <w:r w:rsidR="00475558">
        <w:rPr/>
        <w:t xml:space="preserve">, </w:t>
      </w:r>
      <w:r w:rsidR="68482B2C">
        <w:rPr/>
        <w:t>C</w:t>
      </w:r>
      <w:r w:rsidR="00475558">
        <w:rPr/>
        <w:t>ommunication</w:t>
      </w:r>
      <w:r w:rsidR="0037498D">
        <w:rPr/>
        <w:t xml:space="preserve"> and Oversight</w:t>
      </w:r>
      <w:bookmarkEnd w:id="431860847"/>
    </w:p>
    <w:p w:rsidR="0037498D" w:rsidP="0037498D" w:rsidRDefault="0037498D" w14:paraId="5659B991" w14:textId="61908271">
      <w:pPr>
        <w:pStyle w:val="ListParagraph"/>
        <w:numPr>
          <w:ilvl w:val="1"/>
          <w:numId w:val="1"/>
        </w:numPr>
        <w:rPr>
          <w:b/>
          <w:bCs/>
        </w:rPr>
      </w:pPr>
      <w:r>
        <w:rPr>
          <w:b/>
          <w:bCs/>
        </w:rPr>
        <w:t>E</w:t>
      </w:r>
      <w:r w:rsidRPr="0037498D">
        <w:rPr>
          <w:b/>
          <w:bCs/>
        </w:rPr>
        <w:t>xecutive Authority</w:t>
      </w:r>
    </w:p>
    <w:p w:rsidRPr="00B30E11" w:rsidR="00CD011C" w:rsidP="00CD011C" w:rsidRDefault="00CD011C" w14:paraId="5A0E505E" w14:textId="77777777">
      <w:pPr>
        <w:ind w:left="360"/>
      </w:pPr>
      <w:r>
        <w:rPr>
          <w:b/>
          <w:bCs/>
        </w:rPr>
        <w:t xml:space="preserve">Programme Sponsor: </w:t>
      </w:r>
      <w:r w:rsidRPr="00EF6158">
        <w:rPr>
          <w:highlight w:val="yellow"/>
        </w:rPr>
        <w:t>Mr IM Kgantsi</w:t>
      </w:r>
      <w:r w:rsidRPr="008064AF">
        <w:t xml:space="preserve"> (HOD DPWRNW)</w:t>
      </w:r>
    </w:p>
    <w:p w:rsidRPr="00670704" w:rsidR="00CD011C" w:rsidP="00CD011C" w:rsidRDefault="00CD011C" w14:paraId="722E077A" w14:textId="77777777">
      <w:pPr>
        <w:ind w:left="360"/>
        <w:rPr>
          <w:b/>
          <w:bCs/>
        </w:rPr>
      </w:pPr>
      <w:r w:rsidRPr="00670704">
        <w:rPr>
          <w:b/>
          <w:bCs/>
        </w:rPr>
        <w:t xml:space="preserve">Programme Manager: </w:t>
      </w:r>
      <w:r w:rsidRPr="00A32D36">
        <w:t>Phumza Smith (PPPMU)</w:t>
      </w:r>
    </w:p>
    <w:p w:rsidR="00CD011C" w:rsidP="00CD011C" w:rsidRDefault="00CD011C" w14:paraId="369DAD4E" w14:textId="2E843F64">
      <w:pPr>
        <w:ind w:left="360"/>
      </w:pPr>
      <w:r>
        <w:rPr>
          <w:b/>
          <w:bCs/>
        </w:rPr>
        <w:t xml:space="preserve">Project Manager: </w:t>
      </w:r>
      <w:r w:rsidRPr="00670704">
        <w:t>Nelisiwe Mnyazana</w:t>
      </w:r>
      <w:r w:rsidR="00E42D4D">
        <w:t xml:space="preserve"> (PP</w:t>
      </w:r>
      <w:r w:rsidR="003D77C9">
        <w:t>P</w:t>
      </w:r>
      <w:r w:rsidR="00E42D4D">
        <w:t>MU)</w:t>
      </w:r>
    </w:p>
    <w:tbl>
      <w:tblPr>
        <w:tblStyle w:val="TableGrid"/>
        <w:tblW w:w="0" w:type="auto"/>
        <w:tblLook w:val="04A0" w:firstRow="1" w:lastRow="0" w:firstColumn="1" w:lastColumn="0" w:noHBand="0" w:noVBand="1"/>
      </w:tblPr>
      <w:tblGrid>
        <w:gridCol w:w="2270"/>
        <w:gridCol w:w="3437"/>
        <w:gridCol w:w="9703"/>
      </w:tblGrid>
      <w:tr w:rsidRPr="009F7471" w:rsidR="00B94197" w:rsidTr="005072EE" w14:paraId="6819268C" w14:textId="77777777">
        <w:tc>
          <w:tcPr>
            <w:tcW w:w="0" w:type="auto"/>
            <w:shd w:val="clear" w:color="auto" w:fill="BFBFBF" w:themeFill="background1" w:themeFillShade="BF"/>
            <w:hideMark/>
          </w:tcPr>
          <w:p w:rsidRPr="009F7471" w:rsidR="00894182" w:rsidP="00CA0473" w:rsidRDefault="00894182" w14:paraId="521F18AE" w14:textId="77777777">
            <w:pPr>
              <w:jc w:val="center"/>
              <w:rPr>
                <w:rFonts w:cs="Arial"/>
                <w:b/>
                <w:bCs/>
                <w:lang w:eastAsia="en-ZA"/>
              </w:rPr>
            </w:pPr>
            <w:r w:rsidRPr="009F7471">
              <w:rPr>
                <w:rFonts w:cs="Arial"/>
                <w:b/>
                <w:bCs/>
                <w:lang w:eastAsia="en-ZA"/>
              </w:rPr>
              <w:t>Organisation</w:t>
            </w:r>
          </w:p>
        </w:tc>
        <w:tc>
          <w:tcPr>
            <w:tcW w:w="0" w:type="auto"/>
            <w:shd w:val="clear" w:color="auto" w:fill="BFBFBF" w:themeFill="background1" w:themeFillShade="BF"/>
            <w:hideMark/>
          </w:tcPr>
          <w:p w:rsidRPr="009F7471" w:rsidR="00894182" w:rsidP="00CA0473" w:rsidRDefault="00894182" w14:paraId="0E029CD0" w14:textId="77777777">
            <w:pPr>
              <w:jc w:val="center"/>
              <w:rPr>
                <w:rFonts w:cs="Arial"/>
                <w:b/>
                <w:bCs/>
                <w:lang w:eastAsia="en-ZA"/>
              </w:rPr>
            </w:pPr>
            <w:r w:rsidRPr="009F7471">
              <w:rPr>
                <w:rFonts w:cs="Arial"/>
                <w:b/>
                <w:bCs/>
                <w:lang w:eastAsia="en-ZA"/>
              </w:rPr>
              <w:t>Job Title</w:t>
            </w:r>
          </w:p>
        </w:tc>
        <w:tc>
          <w:tcPr>
            <w:tcW w:w="0" w:type="auto"/>
            <w:shd w:val="clear" w:color="auto" w:fill="BFBFBF" w:themeFill="background1" w:themeFillShade="BF"/>
            <w:hideMark/>
          </w:tcPr>
          <w:p w:rsidR="00894182" w:rsidP="00CA0473" w:rsidRDefault="00894182" w14:paraId="154683A0" w14:textId="77777777">
            <w:pPr>
              <w:jc w:val="center"/>
              <w:rPr>
                <w:rFonts w:cs="Arial"/>
                <w:b/>
                <w:bCs/>
                <w:lang w:eastAsia="en-ZA"/>
              </w:rPr>
            </w:pPr>
            <w:r w:rsidRPr="009F7471">
              <w:rPr>
                <w:rFonts w:cs="Arial"/>
                <w:b/>
                <w:bCs/>
                <w:lang w:eastAsia="en-ZA"/>
              </w:rPr>
              <w:t>Responsibility</w:t>
            </w:r>
          </w:p>
          <w:p w:rsidRPr="009F7471" w:rsidR="00894182" w:rsidP="00CA0473" w:rsidRDefault="00894182" w14:paraId="4D343D1C" w14:textId="77777777">
            <w:pPr>
              <w:jc w:val="center"/>
              <w:rPr>
                <w:rFonts w:cs="Arial"/>
                <w:b/>
                <w:bCs/>
                <w:lang w:eastAsia="en-ZA"/>
              </w:rPr>
            </w:pPr>
          </w:p>
        </w:tc>
      </w:tr>
      <w:tr w:rsidRPr="009F7471" w:rsidR="00B94197" w:rsidTr="005072EE" w14:paraId="2BDA6CEF" w14:textId="77777777">
        <w:tc>
          <w:tcPr>
            <w:tcW w:w="0" w:type="auto"/>
            <w:hideMark/>
          </w:tcPr>
          <w:p w:rsidRPr="009F7471" w:rsidR="00894182" w:rsidP="00CA0473" w:rsidRDefault="001D16EB" w14:paraId="27E8BEB9" w14:textId="4EFA0EE7">
            <w:pPr>
              <w:rPr>
                <w:rFonts w:cs="Arial"/>
                <w:lang w:eastAsia="en-ZA"/>
              </w:rPr>
            </w:pPr>
            <w:r w:rsidRPr="008064AF">
              <w:t>DPWRNW</w:t>
            </w:r>
          </w:p>
        </w:tc>
        <w:tc>
          <w:tcPr>
            <w:tcW w:w="0" w:type="auto"/>
            <w:hideMark/>
          </w:tcPr>
          <w:p w:rsidRPr="009F7471" w:rsidR="00894182" w:rsidP="00CA0473" w:rsidRDefault="00894182" w14:paraId="26E98E55" w14:textId="77777777">
            <w:pPr>
              <w:rPr>
                <w:rFonts w:cs="Arial"/>
                <w:lang w:eastAsia="en-ZA"/>
              </w:rPr>
            </w:pPr>
            <w:r w:rsidRPr="009F7471">
              <w:rPr>
                <w:rFonts w:cs="Arial"/>
                <w:lang w:eastAsia="en-ZA"/>
              </w:rPr>
              <w:t>Project Sponsor</w:t>
            </w:r>
          </w:p>
        </w:tc>
        <w:tc>
          <w:tcPr>
            <w:tcW w:w="0" w:type="auto"/>
            <w:hideMark/>
          </w:tcPr>
          <w:p w:rsidRPr="009F7471" w:rsidR="00894182" w:rsidP="005072EE" w:rsidRDefault="00894182" w14:paraId="69062586" w14:textId="34E7F334">
            <w:pPr>
              <w:jc w:val="left"/>
              <w:rPr>
                <w:rFonts w:cs="Arial"/>
                <w:lang w:eastAsia="en-ZA"/>
              </w:rPr>
            </w:pPr>
            <w:r w:rsidRPr="009F7471">
              <w:rPr>
                <w:rFonts w:cs="Arial"/>
                <w:lang w:eastAsia="en-ZA"/>
              </w:rPr>
              <w:t>Overall executive accountability for the</w:t>
            </w:r>
            <w:r w:rsidR="006C3ABD">
              <w:rPr>
                <w:rFonts w:cs="Arial"/>
                <w:lang w:eastAsia="en-ZA"/>
              </w:rPr>
              <w:t xml:space="preserve"> </w:t>
            </w:r>
            <w:r w:rsidRPr="008064AF" w:rsidR="000C580F">
              <w:t>DPWRNW</w:t>
            </w:r>
            <w:r w:rsidRPr="009F7471" w:rsidR="000C580F">
              <w:rPr>
                <w:rFonts w:cs="Arial"/>
                <w:lang w:eastAsia="en-ZA"/>
              </w:rPr>
              <w:t xml:space="preserve"> </w:t>
            </w:r>
            <w:r w:rsidRPr="009F7471">
              <w:rPr>
                <w:rFonts w:cs="Arial"/>
                <w:lang w:eastAsia="en-ZA"/>
              </w:rPr>
              <w:t>Project, including strategic oversight and approval of key decisions and deliverables.</w:t>
            </w:r>
          </w:p>
        </w:tc>
      </w:tr>
      <w:tr w:rsidRPr="009F7471" w:rsidR="00B94197" w:rsidTr="005072EE" w14:paraId="17A16468" w14:textId="77777777">
        <w:tc>
          <w:tcPr>
            <w:tcW w:w="0" w:type="auto"/>
          </w:tcPr>
          <w:p w:rsidRPr="009F7471" w:rsidR="00894182" w:rsidP="00CA0473" w:rsidRDefault="001D16EB" w14:paraId="7591CBD6" w14:textId="4D108E36">
            <w:pPr>
              <w:rPr>
                <w:rFonts w:cs="Arial"/>
                <w:lang w:eastAsia="en-ZA"/>
              </w:rPr>
            </w:pPr>
            <w:r>
              <w:rPr>
                <w:rFonts w:cs="Arial"/>
                <w:lang w:eastAsia="en-ZA"/>
              </w:rPr>
              <w:t>PPPMU</w:t>
            </w:r>
          </w:p>
        </w:tc>
        <w:tc>
          <w:tcPr>
            <w:tcW w:w="0" w:type="auto"/>
          </w:tcPr>
          <w:p w:rsidRPr="009F7471" w:rsidR="00894182" w:rsidP="00CA0473" w:rsidRDefault="00894182" w14:paraId="7545C7BA" w14:textId="7BEA759F">
            <w:pPr>
              <w:rPr>
                <w:rFonts w:cs="Arial"/>
                <w:lang w:eastAsia="en-ZA"/>
              </w:rPr>
            </w:pPr>
            <w:r>
              <w:rPr>
                <w:rFonts w:cs="Arial"/>
                <w:lang w:eastAsia="en-ZA"/>
              </w:rPr>
              <w:t>Programme Manager</w:t>
            </w:r>
          </w:p>
        </w:tc>
        <w:tc>
          <w:tcPr>
            <w:tcW w:w="0" w:type="auto"/>
          </w:tcPr>
          <w:p w:rsidRPr="009F7471" w:rsidR="00894182" w:rsidP="005072EE" w:rsidRDefault="00894182" w14:paraId="110C157F" w14:textId="77777777">
            <w:pPr>
              <w:jc w:val="left"/>
              <w:rPr>
                <w:rFonts w:cs="Arial"/>
                <w:lang w:eastAsia="en-ZA"/>
              </w:rPr>
            </w:pPr>
            <w:r w:rsidRPr="009F7471">
              <w:rPr>
                <w:rFonts w:cs="Arial"/>
                <w:lang w:eastAsia="en-ZA"/>
              </w:rPr>
              <w:t>Provides executive oversight on behalf of the service provider, supports escalation resolution, ensures senior-level engagement, and provides delivery assurance in line with contractual obligations</w:t>
            </w:r>
          </w:p>
        </w:tc>
      </w:tr>
      <w:tr w:rsidRPr="009F7471" w:rsidR="00B94197" w:rsidTr="005072EE" w14:paraId="22CB9440" w14:textId="77777777">
        <w:tc>
          <w:tcPr>
            <w:tcW w:w="0" w:type="auto"/>
            <w:hideMark/>
          </w:tcPr>
          <w:p w:rsidRPr="009F7471" w:rsidR="00894182" w:rsidP="00CA0473" w:rsidRDefault="001D16EB" w14:paraId="2595B742" w14:textId="4078425E">
            <w:pPr>
              <w:rPr>
                <w:rFonts w:cs="Arial"/>
                <w:lang w:eastAsia="en-ZA"/>
              </w:rPr>
            </w:pPr>
            <w:r w:rsidRPr="008064AF">
              <w:t>DPWRNW</w:t>
            </w:r>
            <w:r>
              <w:t>/PP</w:t>
            </w:r>
            <w:r w:rsidR="00FC745C">
              <w:t>P</w:t>
            </w:r>
            <w:r>
              <w:t>MU</w:t>
            </w:r>
          </w:p>
        </w:tc>
        <w:tc>
          <w:tcPr>
            <w:tcW w:w="0" w:type="auto"/>
            <w:hideMark/>
          </w:tcPr>
          <w:p w:rsidRPr="009F7471" w:rsidR="00894182" w:rsidP="00CA0473" w:rsidRDefault="00894182" w14:paraId="7BA431C5" w14:textId="77777777">
            <w:pPr>
              <w:rPr>
                <w:rFonts w:cs="Arial"/>
                <w:lang w:eastAsia="en-ZA"/>
              </w:rPr>
            </w:pPr>
            <w:r w:rsidRPr="009F7471">
              <w:rPr>
                <w:rFonts w:cs="Arial"/>
                <w:lang w:eastAsia="en-ZA"/>
              </w:rPr>
              <w:t>Steering Committee</w:t>
            </w:r>
          </w:p>
        </w:tc>
        <w:tc>
          <w:tcPr>
            <w:tcW w:w="0" w:type="auto"/>
            <w:hideMark/>
          </w:tcPr>
          <w:p w:rsidRPr="009F7471" w:rsidR="00894182" w:rsidP="005072EE" w:rsidRDefault="00894182" w14:paraId="651647C1" w14:textId="77777777">
            <w:pPr>
              <w:jc w:val="left"/>
              <w:rPr>
                <w:rFonts w:cs="Arial"/>
                <w:lang w:eastAsia="en-ZA"/>
              </w:rPr>
            </w:pPr>
            <w:r w:rsidRPr="009F7471">
              <w:rPr>
                <w:rFonts w:cs="Arial"/>
                <w:lang w:eastAsia="en-ZA"/>
              </w:rPr>
              <w:t>Provides strategic oversight, resolves escalated risks and issues, and approves major project decisions.</w:t>
            </w:r>
          </w:p>
        </w:tc>
      </w:tr>
      <w:tr w:rsidRPr="009F7471" w:rsidR="00B94197" w:rsidTr="005072EE" w14:paraId="0BFFB603" w14:textId="77777777">
        <w:tc>
          <w:tcPr>
            <w:tcW w:w="0" w:type="auto"/>
            <w:hideMark/>
          </w:tcPr>
          <w:p w:rsidRPr="009F7471" w:rsidR="00894182" w:rsidP="00CA0473" w:rsidRDefault="0052423C" w14:paraId="77032C9E" w14:textId="0577309E">
            <w:pPr>
              <w:rPr>
                <w:rFonts w:cs="Arial"/>
                <w:lang w:eastAsia="en-ZA"/>
              </w:rPr>
            </w:pPr>
            <w:r w:rsidRPr="008064AF">
              <w:t>DPWRNW</w:t>
            </w:r>
            <w:r>
              <w:t>/PPMU</w:t>
            </w:r>
          </w:p>
        </w:tc>
        <w:tc>
          <w:tcPr>
            <w:tcW w:w="0" w:type="auto"/>
            <w:hideMark/>
          </w:tcPr>
          <w:p w:rsidR="00BA171A" w:rsidP="00CA0473" w:rsidRDefault="00894182" w14:paraId="6F546001" w14:textId="77777777">
            <w:pPr>
              <w:rPr>
                <w:rFonts w:cs="Arial"/>
                <w:lang w:eastAsia="en-ZA"/>
              </w:rPr>
            </w:pPr>
            <w:r w:rsidRPr="009F7471">
              <w:rPr>
                <w:rFonts w:cs="Arial"/>
                <w:lang w:eastAsia="en-ZA"/>
              </w:rPr>
              <w:t>Business Owner – SCM (across different SCM functions)</w:t>
            </w:r>
          </w:p>
          <w:p w:rsidRPr="009F7471" w:rsidR="00894182" w:rsidP="00CA0473" w:rsidRDefault="0052423C" w14:paraId="4FD3B3A4" w14:textId="7411F0EB">
            <w:pPr>
              <w:rPr>
                <w:rFonts w:cs="Arial"/>
                <w:lang w:eastAsia="en-ZA"/>
              </w:rPr>
            </w:pPr>
            <w:r>
              <w:rPr>
                <w:rFonts w:cs="Arial"/>
                <w:lang w:eastAsia="en-ZA"/>
              </w:rPr>
              <w:t>Project Team</w:t>
            </w:r>
          </w:p>
        </w:tc>
        <w:tc>
          <w:tcPr>
            <w:tcW w:w="0" w:type="auto"/>
            <w:hideMark/>
          </w:tcPr>
          <w:p w:rsidRPr="009F7471" w:rsidR="00894182" w:rsidP="005072EE" w:rsidRDefault="00894182" w14:paraId="079F795E" w14:textId="77777777">
            <w:pPr>
              <w:jc w:val="left"/>
              <w:rPr>
                <w:rFonts w:cs="Arial"/>
                <w:lang w:eastAsia="en-ZA"/>
              </w:rPr>
            </w:pPr>
            <w:r w:rsidRPr="009F7471">
              <w:rPr>
                <w:rFonts w:cs="Arial"/>
                <w:lang w:eastAsia="en-ZA"/>
              </w:rPr>
              <w:t>Accountable for business requirements, solution acceptance, and realisation of business benefits.</w:t>
            </w:r>
          </w:p>
        </w:tc>
      </w:tr>
      <w:tr w:rsidRPr="009F7471" w:rsidR="00B94197" w:rsidTr="005072EE" w14:paraId="7B964FA0" w14:textId="77777777">
        <w:tc>
          <w:tcPr>
            <w:tcW w:w="0" w:type="auto"/>
            <w:hideMark/>
          </w:tcPr>
          <w:p w:rsidRPr="009F7471" w:rsidR="00894182" w:rsidP="00CA0473" w:rsidRDefault="001465BB" w14:paraId="6BF640AB" w14:textId="12F3F14A">
            <w:pPr>
              <w:rPr>
                <w:rFonts w:cs="Arial"/>
                <w:lang w:eastAsia="en-ZA"/>
              </w:rPr>
            </w:pPr>
            <w:r>
              <w:rPr>
                <w:rFonts w:cs="Arial"/>
                <w:lang w:eastAsia="en-ZA"/>
              </w:rPr>
              <w:t>PPPMU</w:t>
            </w:r>
          </w:p>
        </w:tc>
        <w:tc>
          <w:tcPr>
            <w:tcW w:w="0" w:type="auto"/>
            <w:hideMark/>
          </w:tcPr>
          <w:p w:rsidRPr="009F7471" w:rsidR="00894182" w:rsidP="00CA0473" w:rsidRDefault="00894182" w14:paraId="611BC712" w14:textId="77777777">
            <w:pPr>
              <w:rPr>
                <w:rFonts w:cs="Arial"/>
                <w:lang w:eastAsia="en-ZA"/>
              </w:rPr>
            </w:pPr>
            <w:r w:rsidRPr="009F7471">
              <w:rPr>
                <w:rFonts w:cs="Arial"/>
                <w:lang w:eastAsia="en-ZA"/>
              </w:rPr>
              <w:t>Project Manager</w:t>
            </w:r>
          </w:p>
        </w:tc>
        <w:tc>
          <w:tcPr>
            <w:tcW w:w="0" w:type="auto"/>
            <w:hideMark/>
          </w:tcPr>
          <w:p w:rsidR="00894182" w:rsidP="005072EE" w:rsidRDefault="00894182" w14:paraId="679822D0" w14:textId="77777777">
            <w:pPr>
              <w:jc w:val="left"/>
              <w:rPr>
                <w:rFonts w:cs="Arial"/>
                <w:lang w:eastAsia="en-ZA"/>
              </w:rPr>
            </w:pPr>
            <w:r w:rsidRPr="009F7471">
              <w:rPr>
                <w:rFonts w:cs="Arial"/>
                <w:lang w:eastAsia="en-ZA"/>
              </w:rPr>
              <w:t>Responsible for day-to-day project management, governance, reporting, and coordination</w:t>
            </w:r>
            <w:r w:rsidR="000C580F">
              <w:rPr>
                <w:rFonts w:cs="Arial"/>
                <w:lang w:eastAsia="en-ZA"/>
              </w:rPr>
              <w:t>.</w:t>
            </w:r>
          </w:p>
          <w:p w:rsidRPr="009F7471" w:rsidR="00F600FE" w:rsidP="005072EE" w:rsidRDefault="00F600FE" w14:paraId="01B0ED90" w14:textId="3394305C">
            <w:pPr>
              <w:jc w:val="left"/>
              <w:rPr>
                <w:rFonts w:cs="Arial"/>
                <w:lang w:eastAsia="en-ZA"/>
              </w:rPr>
            </w:pPr>
            <w:r w:rsidRPr="009F7471">
              <w:rPr>
                <w:rFonts w:cs="Arial"/>
                <w:lang w:eastAsia="en-ZA"/>
              </w:rPr>
              <w:t>Responsible for managing solution delivery activities and ensuring delivery in</w:t>
            </w:r>
            <w:r w:rsidRPr="009F7471" w:rsidR="001503F8">
              <w:rPr>
                <w:rFonts w:cs="Arial"/>
                <w:lang w:eastAsia="en-ZA"/>
              </w:rPr>
              <w:t xml:space="preserve"> accordance</w:t>
            </w:r>
            <w:r w:rsidRPr="009F7471">
              <w:rPr>
                <w:rFonts w:cs="Arial"/>
                <w:lang w:eastAsia="en-ZA"/>
              </w:rPr>
              <w:t xml:space="preserve"> with </w:t>
            </w:r>
            <w:r w:rsidR="0019028D">
              <w:rPr>
                <w:rFonts w:cs="Arial"/>
                <w:lang w:eastAsia="en-ZA"/>
              </w:rPr>
              <w:t xml:space="preserve">the department </w:t>
            </w:r>
            <w:r w:rsidRPr="009F7471" w:rsidR="001503F8">
              <w:rPr>
                <w:rFonts w:cs="Arial"/>
                <w:lang w:eastAsia="en-ZA"/>
              </w:rPr>
              <w:t>standards the</w:t>
            </w:r>
            <w:r w:rsidRPr="009F7471">
              <w:rPr>
                <w:rFonts w:cs="Arial"/>
                <w:lang w:eastAsia="en-ZA"/>
              </w:rPr>
              <w:t xml:space="preserve"> approved scope and timelines.</w:t>
            </w:r>
          </w:p>
        </w:tc>
      </w:tr>
    </w:tbl>
    <w:p w:rsidR="00D30FE7" w:rsidP="00CD011C" w:rsidRDefault="00D30FE7" w14:paraId="1584888E" w14:textId="77777777">
      <w:pPr>
        <w:ind w:left="360"/>
      </w:pPr>
    </w:p>
    <w:p w:rsidR="00D30FE7" w:rsidP="00CD011C" w:rsidRDefault="00D30FE7" w14:paraId="396A941A" w14:textId="77777777">
      <w:pPr>
        <w:ind w:left="360"/>
      </w:pPr>
    </w:p>
    <w:p w:rsidR="00E1131A" w:rsidP="00CD011C" w:rsidRDefault="00E1131A" w14:paraId="7BFB38C5" w14:textId="77777777">
      <w:pPr>
        <w:ind w:left="360"/>
      </w:pPr>
    </w:p>
    <w:p w:rsidR="00E1131A" w:rsidP="00CD011C" w:rsidRDefault="00E1131A" w14:paraId="1B1A1D71" w14:textId="77777777">
      <w:pPr>
        <w:ind w:left="360"/>
      </w:pPr>
    </w:p>
    <w:p w:rsidR="00E1131A" w:rsidP="00CD011C" w:rsidRDefault="00E1131A" w14:paraId="109168F6" w14:textId="77777777">
      <w:pPr>
        <w:ind w:left="360"/>
      </w:pPr>
    </w:p>
    <w:p w:rsidR="0037498D" w:rsidP="0037498D" w:rsidRDefault="0037498D" w14:paraId="3D4F7F9B" w14:textId="0E5BC095">
      <w:pPr>
        <w:pStyle w:val="ListParagraph"/>
        <w:numPr>
          <w:ilvl w:val="1"/>
          <w:numId w:val="1"/>
        </w:numPr>
        <w:rPr>
          <w:b/>
          <w:bCs/>
        </w:rPr>
      </w:pPr>
      <w:r w:rsidRPr="0037498D">
        <w:rPr>
          <w:b/>
          <w:bCs/>
        </w:rPr>
        <w:t>Steering Structures</w:t>
      </w:r>
    </w:p>
    <w:p w:rsidR="00E51E3D" w:rsidP="002F0131" w:rsidRDefault="0037498D" w14:paraId="306CD373" w14:textId="67251183">
      <w:pPr>
        <w:ind w:left="360"/>
        <w:rPr>
          <w:b/>
          <w:bCs/>
        </w:rPr>
      </w:pPr>
      <w:r>
        <w:rPr>
          <w:b/>
          <w:bCs/>
        </w:rPr>
        <w:t>Main Steering Committee</w:t>
      </w:r>
    </w:p>
    <w:p w:rsidR="0037498D" w:rsidP="0037498D" w:rsidRDefault="0037498D" w14:paraId="233FA601" w14:textId="04DF7784">
      <w:pPr>
        <w:ind w:left="360"/>
      </w:pPr>
      <w:r w:rsidRPr="0037498D">
        <w:t>Provides strategic oversight, approves scope, budget, and policy decisions.</w:t>
      </w:r>
    </w:p>
    <w:p w:rsidR="0037498D" w:rsidP="0037498D" w:rsidRDefault="00670704" w14:paraId="36E86481" w14:textId="10258535">
      <w:pPr>
        <w:ind w:left="360"/>
        <w:rPr>
          <w:b/>
          <w:bCs/>
        </w:rPr>
      </w:pPr>
      <w:r w:rsidRPr="00670704">
        <w:rPr>
          <w:b/>
          <w:bCs/>
        </w:rPr>
        <w:t>Technical Steering Committee</w:t>
      </w:r>
    </w:p>
    <w:p w:rsidR="00670704" w:rsidP="00036548" w:rsidRDefault="00670704" w14:paraId="570A465A" w14:textId="676F49CF">
      <w:pPr>
        <w:pStyle w:val="ListParagraph"/>
        <w:numPr>
          <w:ilvl w:val="0"/>
          <w:numId w:val="4"/>
        </w:numPr>
        <w:spacing w:before="0" w:after="0"/>
      </w:pPr>
      <w:r w:rsidRPr="00670704">
        <w:t>P</w:t>
      </w:r>
      <w:r>
        <w:t>r</w:t>
      </w:r>
      <w:r w:rsidRPr="00670704">
        <w:t>ovides operational governance for</w:t>
      </w:r>
      <w:r>
        <w:t>:</w:t>
      </w:r>
    </w:p>
    <w:p w:rsidR="00670704" w:rsidP="00036548" w:rsidRDefault="00670704" w14:paraId="496D1986" w14:textId="11D85227">
      <w:pPr>
        <w:pStyle w:val="ListParagraph"/>
        <w:numPr>
          <w:ilvl w:val="0"/>
          <w:numId w:val="4"/>
        </w:numPr>
        <w:spacing w:before="0" w:after="0"/>
      </w:pPr>
      <w:r>
        <w:t>System design and configuration</w:t>
      </w:r>
    </w:p>
    <w:p w:rsidR="00670704" w:rsidP="00036548" w:rsidRDefault="00670704" w14:paraId="34D05CBC" w14:textId="7703E900">
      <w:pPr>
        <w:pStyle w:val="ListParagraph"/>
        <w:numPr>
          <w:ilvl w:val="0"/>
          <w:numId w:val="4"/>
        </w:numPr>
        <w:spacing w:before="0" w:after="0"/>
      </w:pPr>
      <w:r>
        <w:t>Risk and change control</w:t>
      </w:r>
    </w:p>
    <w:p w:rsidR="00670704" w:rsidP="00036548" w:rsidRDefault="00670704" w14:paraId="006FAE3C" w14:textId="6C32EB44">
      <w:pPr>
        <w:pStyle w:val="ListParagraph"/>
        <w:numPr>
          <w:ilvl w:val="0"/>
          <w:numId w:val="4"/>
        </w:numPr>
        <w:spacing w:before="0" w:after="0"/>
      </w:pPr>
      <w:r>
        <w:t>Integration and architecture</w:t>
      </w:r>
    </w:p>
    <w:p w:rsidRPr="00670704" w:rsidR="00670704" w:rsidP="00036548" w:rsidRDefault="00670704" w14:paraId="574E97E9" w14:textId="577BE313">
      <w:pPr>
        <w:pStyle w:val="ListParagraph"/>
        <w:numPr>
          <w:ilvl w:val="0"/>
          <w:numId w:val="4"/>
        </w:numPr>
        <w:spacing w:before="0" w:after="0"/>
      </w:pPr>
      <w:r>
        <w:t>Data and security compliance</w:t>
      </w:r>
    </w:p>
    <w:p w:rsidR="00670704" w:rsidP="0037498D" w:rsidRDefault="00670704" w14:paraId="1EE02A83" w14:textId="299CF4A3">
      <w:pPr>
        <w:ind w:left="360"/>
      </w:pPr>
      <w:r w:rsidRPr="00670704">
        <w:t>Both structures operate in terms of formally approved Terms of Reference and defined meeting cycles.</w:t>
      </w:r>
    </w:p>
    <w:p w:rsidRPr="003316D8" w:rsidR="00A95340" w:rsidP="003316D8" w:rsidRDefault="00A95340" w14:paraId="246D18AA" w14:textId="792336A3">
      <w:pPr>
        <w:pStyle w:val="ListParagraph"/>
        <w:numPr>
          <w:ilvl w:val="0"/>
          <w:numId w:val="4"/>
        </w:numPr>
        <w:spacing w:before="0" w:after="0"/>
      </w:pPr>
      <w:r w:rsidRPr="003316D8">
        <w:t>Delivery Stand-ups (Twice Weekly)</w:t>
      </w:r>
    </w:p>
    <w:p w:rsidRPr="003316D8" w:rsidR="00A95340" w:rsidP="003316D8" w:rsidRDefault="00A95340" w14:paraId="0857FE7D" w14:textId="395F8D3F">
      <w:pPr>
        <w:pStyle w:val="ListParagraph"/>
        <w:numPr>
          <w:ilvl w:val="0"/>
          <w:numId w:val="4"/>
        </w:numPr>
        <w:spacing w:before="0" w:after="0"/>
      </w:pPr>
      <w:r w:rsidRPr="003316D8">
        <w:t xml:space="preserve">Project </w:t>
      </w:r>
      <w:r w:rsidR="00AE5BE2">
        <w:t>Progress Report (Monthly)</w:t>
      </w:r>
    </w:p>
    <w:p w:rsidRPr="003316D8" w:rsidR="00A95340" w:rsidP="003316D8" w:rsidRDefault="00A95340" w14:paraId="258A3A23" w14:textId="494D982E">
      <w:pPr>
        <w:pStyle w:val="ListParagraph"/>
        <w:numPr>
          <w:ilvl w:val="0"/>
          <w:numId w:val="4"/>
        </w:numPr>
        <w:spacing w:before="0" w:after="0"/>
      </w:pPr>
      <w:r w:rsidRPr="003316D8">
        <w:t>Steering Committee Meetings</w:t>
      </w:r>
      <w:r w:rsidR="00AE5BE2">
        <w:t xml:space="preserve"> (Monthly)</w:t>
      </w:r>
    </w:p>
    <w:p w:rsidRPr="003316D8" w:rsidR="007377F8" w:rsidP="007377F8" w:rsidRDefault="00A95340" w14:paraId="610A4A88" w14:textId="0D7F6CBF">
      <w:pPr>
        <w:pStyle w:val="ListParagraph"/>
        <w:numPr>
          <w:ilvl w:val="0"/>
          <w:numId w:val="4"/>
        </w:numPr>
        <w:spacing w:before="0" w:after="0"/>
      </w:pPr>
      <w:r w:rsidRPr="003316D8">
        <w:t>Ad hoc Communications</w:t>
      </w:r>
      <w:r w:rsidR="001959B2">
        <w:t xml:space="preserve"> (email, meetings)</w:t>
      </w:r>
    </w:p>
    <w:p w:rsidR="002F0131" w:rsidP="002F0131" w:rsidRDefault="002F0131" w14:paraId="553FE2AD" w14:textId="77777777">
      <w:pPr>
        <w:pStyle w:val="ListParagraph"/>
        <w:tabs>
          <w:tab w:val="left" w:pos="567"/>
        </w:tabs>
        <w:spacing w:before="0" w:after="200" w:line="276" w:lineRule="auto"/>
        <w:ind w:left="1287"/>
        <w:jc w:val="left"/>
        <w:rPr>
          <w:rFonts w:cs="Arial"/>
          <w:b/>
        </w:rPr>
      </w:pPr>
    </w:p>
    <w:p w:rsidRPr="00E52957" w:rsidR="00FE0EAB" w:rsidP="00FE0EAB" w:rsidRDefault="00FE0EAB" w14:paraId="55C94E1D" w14:textId="31CB5F30">
      <w:pPr>
        <w:pStyle w:val="ListParagraph"/>
        <w:numPr>
          <w:ilvl w:val="1"/>
          <w:numId w:val="24"/>
        </w:numPr>
        <w:tabs>
          <w:tab w:val="left" w:pos="567"/>
        </w:tabs>
        <w:spacing w:before="0" w:after="200" w:line="276" w:lineRule="auto"/>
        <w:jc w:val="left"/>
        <w:rPr>
          <w:rFonts w:cs="Arial"/>
          <w:b/>
        </w:rPr>
      </w:pPr>
      <w:r w:rsidRPr="00E52957">
        <w:rPr>
          <w:rFonts w:cs="Arial"/>
          <w:b/>
        </w:rPr>
        <w:t xml:space="preserve">Milestone Review &amp; Approval Matrix </w:t>
      </w:r>
    </w:p>
    <w:p w:rsidR="00FE0EAB" w:rsidP="00FE0EAB" w:rsidRDefault="00FE0EAB" w14:paraId="26C6A154" w14:textId="77777777">
      <w:pPr>
        <w:spacing w:after="0" w:line="240" w:lineRule="auto"/>
        <w:ind w:left="567"/>
        <w:rPr>
          <w:sz w:val="20"/>
          <w:szCs w:val="20"/>
          <w:lang w:val="en-GB"/>
        </w:rPr>
      </w:pPr>
    </w:p>
    <w:tbl>
      <w:tblPr>
        <w:tblStyle w:val="TableGrid"/>
        <w:tblW w:w="0" w:type="auto"/>
        <w:tblLook w:val="04A0" w:firstRow="1" w:lastRow="0" w:firstColumn="1" w:lastColumn="0" w:noHBand="0" w:noVBand="1"/>
      </w:tblPr>
      <w:tblGrid>
        <w:gridCol w:w="1555"/>
        <w:gridCol w:w="5244"/>
        <w:gridCol w:w="3304"/>
      </w:tblGrid>
      <w:tr w:rsidRPr="00E52957" w:rsidR="00FE0EAB" w:rsidTr="008C63F3" w14:paraId="7D1C5A1E" w14:textId="77777777">
        <w:tc>
          <w:tcPr>
            <w:tcW w:w="1555" w:type="dxa"/>
            <w:shd w:val="clear" w:color="auto" w:fill="D9D9D9" w:themeFill="background1" w:themeFillShade="D9"/>
          </w:tcPr>
          <w:p w:rsidRPr="00E52957" w:rsidR="00FE0EAB" w:rsidP="008C63F3" w:rsidRDefault="00FE0EAB" w14:paraId="2D27DCF2" w14:textId="77777777">
            <w:pPr>
              <w:jc w:val="center"/>
              <w:rPr>
                <w:rFonts w:cs="Arial"/>
                <w:b/>
                <w:bCs/>
                <w:lang w:eastAsia="en-ZA"/>
              </w:rPr>
            </w:pPr>
            <w:r>
              <w:rPr>
                <w:rFonts w:cs="Arial"/>
                <w:b/>
                <w:bCs/>
                <w:lang w:eastAsia="en-ZA"/>
              </w:rPr>
              <w:t>Milestone ID</w:t>
            </w:r>
          </w:p>
        </w:tc>
        <w:tc>
          <w:tcPr>
            <w:tcW w:w="5244" w:type="dxa"/>
            <w:shd w:val="clear" w:color="auto" w:fill="D9D9D9" w:themeFill="background1" w:themeFillShade="D9"/>
            <w:hideMark/>
          </w:tcPr>
          <w:p w:rsidRPr="00E52957" w:rsidR="00FE0EAB" w:rsidP="008C63F3" w:rsidRDefault="00FE0EAB" w14:paraId="6D540A0D" w14:textId="77777777">
            <w:pPr>
              <w:jc w:val="center"/>
              <w:rPr>
                <w:rFonts w:cs="Arial"/>
                <w:b/>
                <w:bCs/>
                <w:lang w:eastAsia="en-ZA"/>
              </w:rPr>
            </w:pPr>
            <w:r w:rsidRPr="00E52957">
              <w:rPr>
                <w:rFonts w:cs="Arial"/>
                <w:b/>
                <w:bCs/>
                <w:lang w:eastAsia="en-ZA"/>
              </w:rPr>
              <w:t>Milestone</w:t>
            </w:r>
          </w:p>
        </w:tc>
        <w:tc>
          <w:tcPr>
            <w:tcW w:w="3304" w:type="dxa"/>
            <w:shd w:val="clear" w:color="auto" w:fill="D9D9D9" w:themeFill="background1" w:themeFillShade="D9"/>
            <w:hideMark/>
          </w:tcPr>
          <w:p w:rsidRPr="00E52957" w:rsidR="00FE0EAB" w:rsidP="008C63F3" w:rsidRDefault="00FE0EAB" w14:paraId="4C128244" w14:textId="301D6B4D">
            <w:pPr>
              <w:jc w:val="center"/>
              <w:rPr>
                <w:rFonts w:cs="Arial"/>
                <w:b/>
                <w:bCs/>
                <w:lang w:eastAsia="en-ZA"/>
              </w:rPr>
            </w:pPr>
            <w:r w:rsidRPr="00E52957">
              <w:rPr>
                <w:rFonts w:cs="Arial"/>
                <w:b/>
                <w:bCs/>
                <w:lang w:eastAsia="en-ZA"/>
              </w:rPr>
              <w:t xml:space="preserve">Review or Approval Authority </w:t>
            </w:r>
          </w:p>
        </w:tc>
      </w:tr>
      <w:tr w:rsidRPr="00E52957" w:rsidR="00FE0EAB" w:rsidTr="008C63F3" w14:paraId="545B4F3B" w14:textId="77777777">
        <w:tc>
          <w:tcPr>
            <w:tcW w:w="1555" w:type="dxa"/>
          </w:tcPr>
          <w:p w:rsidRPr="00E52957" w:rsidR="00FE0EAB" w:rsidP="008C63F3" w:rsidRDefault="00FE0EAB" w14:paraId="43BA34EC" w14:textId="77777777">
            <w:pPr>
              <w:rPr>
                <w:rFonts w:cs="Arial"/>
                <w:b/>
                <w:bCs/>
                <w:lang w:eastAsia="en-ZA"/>
              </w:rPr>
            </w:pPr>
            <w:r>
              <w:rPr>
                <w:rFonts w:cs="Arial"/>
                <w:b/>
                <w:bCs/>
                <w:lang w:eastAsia="en-ZA"/>
              </w:rPr>
              <w:t>M1</w:t>
            </w:r>
          </w:p>
        </w:tc>
        <w:tc>
          <w:tcPr>
            <w:tcW w:w="5244" w:type="dxa"/>
            <w:hideMark/>
          </w:tcPr>
          <w:p w:rsidRPr="00E52957" w:rsidR="00FE0EAB" w:rsidP="008C63F3" w:rsidRDefault="00FE0EAB" w14:paraId="598D1DAC" w14:textId="77777777">
            <w:pPr>
              <w:rPr>
                <w:rFonts w:cs="Arial"/>
                <w:lang w:eastAsia="en-ZA"/>
              </w:rPr>
            </w:pPr>
            <w:r w:rsidRPr="00E52957">
              <w:rPr>
                <w:rFonts w:cs="Arial"/>
                <w:b/>
                <w:bCs/>
                <w:lang w:eastAsia="en-ZA"/>
              </w:rPr>
              <w:t>Project Mobilisation &amp; Planning Complete</w:t>
            </w:r>
          </w:p>
        </w:tc>
        <w:tc>
          <w:tcPr>
            <w:tcW w:w="3304" w:type="dxa"/>
            <w:hideMark/>
          </w:tcPr>
          <w:p w:rsidRPr="00E52957" w:rsidR="00FE0EAB" w:rsidP="004C3326" w:rsidRDefault="00FE0EAB" w14:paraId="15B82475" w14:textId="6999045C">
            <w:pPr>
              <w:jc w:val="left"/>
              <w:rPr>
                <w:rFonts w:cs="Arial"/>
                <w:lang w:eastAsia="en-ZA"/>
              </w:rPr>
            </w:pPr>
            <w:r w:rsidRPr="00E52957">
              <w:rPr>
                <w:rFonts w:cs="Arial"/>
                <w:lang w:eastAsia="en-ZA"/>
              </w:rPr>
              <w:t>Project Sponsor and P</w:t>
            </w:r>
            <w:r w:rsidR="00311D5D">
              <w:rPr>
                <w:rFonts w:cs="Arial"/>
                <w:lang w:eastAsia="en-ZA"/>
              </w:rPr>
              <w:t>PPMU</w:t>
            </w:r>
          </w:p>
        </w:tc>
      </w:tr>
      <w:tr w:rsidRPr="00E52957" w:rsidR="00FE0EAB" w:rsidTr="008C63F3" w14:paraId="7EA62DEC" w14:textId="77777777">
        <w:tc>
          <w:tcPr>
            <w:tcW w:w="1555" w:type="dxa"/>
          </w:tcPr>
          <w:p w:rsidRPr="00E52957" w:rsidR="00FE0EAB" w:rsidP="008C63F3" w:rsidRDefault="00FE0EAB" w14:paraId="4DFB6326" w14:textId="77777777">
            <w:pPr>
              <w:rPr>
                <w:rFonts w:cs="Arial"/>
                <w:b/>
                <w:bCs/>
                <w:lang w:eastAsia="en-ZA"/>
              </w:rPr>
            </w:pPr>
            <w:r>
              <w:rPr>
                <w:rFonts w:cs="Arial"/>
                <w:b/>
                <w:bCs/>
                <w:lang w:eastAsia="en-ZA"/>
              </w:rPr>
              <w:t>M2</w:t>
            </w:r>
          </w:p>
        </w:tc>
        <w:tc>
          <w:tcPr>
            <w:tcW w:w="5244" w:type="dxa"/>
            <w:hideMark/>
          </w:tcPr>
          <w:p w:rsidRPr="00E52957" w:rsidR="00FE0EAB" w:rsidP="008C63F3" w:rsidRDefault="00961D62" w14:paraId="4017850B" w14:textId="5F8A6CE1">
            <w:pPr>
              <w:rPr>
                <w:rFonts w:cs="Arial"/>
                <w:lang w:eastAsia="en-ZA"/>
              </w:rPr>
            </w:pPr>
            <w:r>
              <w:rPr>
                <w:rFonts w:cs="Arial"/>
                <w:b/>
                <w:bCs/>
                <w:lang w:eastAsia="en-ZA"/>
              </w:rPr>
              <w:t>Needs Analysis</w:t>
            </w:r>
            <w:r w:rsidRPr="00E52957" w:rsidR="00FE0EAB">
              <w:rPr>
                <w:rFonts w:cs="Arial"/>
                <w:b/>
                <w:bCs/>
                <w:lang w:eastAsia="en-ZA"/>
              </w:rPr>
              <w:t xml:space="preserve"> Baseline Approved</w:t>
            </w:r>
          </w:p>
        </w:tc>
        <w:tc>
          <w:tcPr>
            <w:tcW w:w="3304" w:type="dxa"/>
            <w:hideMark/>
          </w:tcPr>
          <w:p w:rsidRPr="00E52957" w:rsidR="00FE0EAB" w:rsidP="004C3326" w:rsidRDefault="00961D62" w14:paraId="6157C179" w14:textId="3466F5D7">
            <w:pPr>
              <w:jc w:val="left"/>
              <w:rPr>
                <w:rFonts w:cs="Arial"/>
                <w:lang w:eastAsia="en-ZA"/>
              </w:rPr>
            </w:pPr>
            <w:r>
              <w:rPr>
                <w:rFonts w:cs="Arial"/>
                <w:lang w:eastAsia="en-ZA"/>
              </w:rPr>
              <w:t>Programme owner</w:t>
            </w:r>
            <w:r w:rsidR="00AF6AAE">
              <w:rPr>
                <w:rFonts w:cs="Arial"/>
                <w:lang w:eastAsia="en-ZA"/>
              </w:rPr>
              <w:t>/</w:t>
            </w:r>
            <w:r w:rsidR="009D3323">
              <w:rPr>
                <w:rFonts w:cs="Arial"/>
                <w:lang w:eastAsia="en-ZA"/>
              </w:rPr>
              <w:t xml:space="preserve"> </w:t>
            </w:r>
            <w:r w:rsidRPr="00E52957" w:rsidR="00FE0EAB">
              <w:rPr>
                <w:rFonts w:cs="Arial"/>
                <w:lang w:eastAsia="en-ZA"/>
              </w:rPr>
              <w:t>Project Sponsor</w:t>
            </w:r>
            <w:r w:rsidR="007358EA">
              <w:rPr>
                <w:rFonts w:cs="Arial"/>
                <w:lang w:eastAsia="en-ZA"/>
              </w:rPr>
              <w:t>/ PPMU</w:t>
            </w:r>
          </w:p>
        </w:tc>
      </w:tr>
      <w:tr w:rsidRPr="00E52957" w:rsidR="00FE0EAB" w:rsidTr="008C63F3" w14:paraId="62B07F94" w14:textId="77777777">
        <w:tc>
          <w:tcPr>
            <w:tcW w:w="1555" w:type="dxa"/>
          </w:tcPr>
          <w:p w:rsidRPr="00E52957" w:rsidR="00FE0EAB" w:rsidP="008C63F3" w:rsidRDefault="00FE0EAB" w14:paraId="7EA46D7A" w14:textId="2D3B6FB5">
            <w:pPr>
              <w:rPr>
                <w:rFonts w:cs="Arial"/>
                <w:b/>
                <w:bCs/>
                <w:lang w:eastAsia="en-ZA"/>
              </w:rPr>
            </w:pPr>
            <w:r>
              <w:rPr>
                <w:rFonts w:cs="Arial"/>
                <w:b/>
                <w:bCs/>
                <w:lang w:eastAsia="en-ZA"/>
              </w:rPr>
              <w:t>M</w:t>
            </w:r>
            <w:r w:rsidR="0099120B">
              <w:rPr>
                <w:rFonts w:cs="Arial"/>
                <w:b/>
                <w:bCs/>
                <w:lang w:eastAsia="en-ZA"/>
              </w:rPr>
              <w:t>3</w:t>
            </w:r>
          </w:p>
        </w:tc>
        <w:tc>
          <w:tcPr>
            <w:tcW w:w="5244" w:type="dxa"/>
            <w:hideMark/>
          </w:tcPr>
          <w:p w:rsidRPr="00E52957" w:rsidR="00FE0EAB" w:rsidP="008C63F3" w:rsidRDefault="000F422E" w14:paraId="0508DFBA" w14:textId="0C2C570E">
            <w:pPr>
              <w:rPr>
                <w:rFonts w:cs="Arial"/>
                <w:lang w:eastAsia="en-ZA"/>
              </w:rPr>
            </w:pPr>
            <w:r>
              <w:rPr>
                <w:rFonts w:cs="Arial"/>
                <w:b/>
                <w:bCs/>
                <w:lang w:eastAsia="en-ZA"/>
              </w:rPr>
              <w:t>System</w:t>
            </w:r>
            <w:r w:rsidRPr="00E52957" w:rsidR="00FE0EAB">
              <w:rPr>
                <w:rFonts w:cs="Arial"/>
                <w:b/>
                <w:bCs/>
                <w:lang w:eastAsia="en-ZA"/>
              </w:rPr>
              <w:t xml:space="preserve"> Configuration &amp; Build Complete</w:t>
            </w:r>
          </w:p>
        </w:tc>
        <w:tc>
          <w:tcPr>
            <w:tcW w:w="3304" w:type="dxa"/>
            <w:hideMark/>
          </w:tcPr>
          <w:p w:rsidRPr="00E52957" w:rsidR="00FE0EAB" w:rsidP="004C3326" w:rsidRDefault="004C3326" w14:paraId="407BA688" w14:textId="6CF206CE">
            <w:pPr>
              <w:jc w:val="left"/>
              <w:rPr>
                <w:rFonts w:cs="Arial"/>
                <w:lang w:eastAsia="en-ZA"/>
              </w:rPr>
            </w:pPr>
            <w:r>
              <w:rPr>
                <w:rFonts w:cs="Arial"/>
                <w:lang w:eastAsia="en-ZA"/>
              </w:rPr>
              <w:t>PPMU/</w:t>
            </w:r>
            <w:r w:rsidRPr="00E52957" w:rsidR="00FE0EAB">
              <w:rPr>
                <w:rFonts w:cs="Arial"/>
                <w:lang w:eastAsia="en-ZA"/>
              </w:rPr>
              <w:t xml:space="preserve"> with </w:t>
            </w:r>
            <w:r>
              <w:rPr>
                <w:rFonts w:cs="Arial"/>
                <w:lang w:eastAsia="en-ZA"/>
              </w:rPr>
              <w:t>Programme owner</w:t>
            </w:r>
            <w:r w:rsidRPr="00E52957" w:rsidR="00FE0EAB">
              <w:rPr>
                <w:rFonts w:cs="Arial"/>
                <w:lang w:eastAsia="en-ZA"/>
              </w:rPr>
              <w:t xml:space="preserve"> oversight</w:t>
            </w:r>
          </w:p>
        </w:tc>
      </w:tr>
      <w:tr w:rsidRPr="00E52957" w:rsidR="00FE0EAB" w:rsidTr="008C63F3" w14:paraId="12002D89" w14:textId="77777777">
        <w:tc>
          <w:tcPr>
            <w:tcW w:w="1555" w:type="dxa"/>
          </w:tcPr>
          <w:p w:rsidRPr="00E52957" w:rsidR="00FE0EAB" w:rsidP="008C63F3" w:rsidRDefault="00FE0EAB" w14:paraId="281B383E" w14:textId="1CEBB884">
            <w:pPr>
              <w:rPr>
                <w:rFonts w:cs="Arial"/>
                <w:b/>
                <w:bCs/>
                <w:lang w:eastAsia="en-ZA"/>
              </w:rPr>
            </w:pPr>
            <w:r>
              <w:rPr>
                <w:rFonts w:cs="Arial"/>
                <w:b/>
                <w:bCs/>
                <w:lang w:eastAsia="en-ZA"/>
              </w:rPr>
              <w:t>M</w:t>
            </w:r>
            <w:r w:rsidR="0099120B">
              <w:rPr>
                <w:rFonts w:cs="Arial"/>
                <w:b/>
                <w:bCs/>
                <w:lang w:eastAsia="en-ZA"/>
              </w:rPr>
              <w:t>4</w:t>
            </w:r>
          </w:p>
        </w:tc>
        <w:tc>
          <w:tcPr>
            <w:tcW w:w="5244" w:type="dxa"/>
            <w:hideMark/>
          </w:tcPr>
          <w:p w:rsidRPr="00E52957" w:rsidR="00FE0EAB" w:rsidP="008C63F3" w:rsidRDefault="00FE0EAB" w14:paraId="37497672" w14:textId="5679728C">
            <w:pPr>
              <w:rPr>
                <w:rFonts w:cs="Arial"/>
                <w:lang w:eastAsia="en-ZA"/>
              </w:rPr>
            </w:pPr>
            <w:r w:rsidRPr="00E52957">
              <w:rPr>
                <w:rFonts w:cs="Arial"/>
                <w:b/>
                <w:bCs/>
                <w:lang w:eastAsia="en-ZA"/>
              </w:rPr>
              <w:t>System Testing Complete</w:t>
            </w:r>
          </w:p>
        </w:tc>
        <w:tc>
          <w:tcPr>
            <w:tcW w:w="3304" w:type="dxa"/>
            <w:hideMark/>
          </w:tcPr>
          <w:p w:rsidRPr="00E52957" w:rsidR="00FE0EAB" w:rsidP="004C3326" w:rsidRDefault="004C3326" w14:paraId="1851B7AD" w14:textId="1BFBF48A">
            <w:pPr>
              <w:jc w:val="left"/>
              <w:rPr>
                <w:rFonts w:cs="Arial"/>
                <w:lang w:eastAsia="en-ZA"/>
              </w:rPr>
            </w:pPr>
            <w:r>
              <w:rPr>
                <w:rFonts w:cs="Arial"/>
                <w:lang w:eastAsia="en-ZA"/>
              </w:rPr>
              <w:t>PPMU/</w:t>
            </w:r>
            <w:r w:rsidRPr="00E52957">
              <w:rPr>
                <w:rFonts w:cs="Arial"/>
                <w:lang w:eastAsia="en-ZA"/>
              </w:rPr>
              <w:t xml:space="preserve"> with </w:t>
            </w:r>
            <w:r>
              <w:rPr>
                <w:rFonts w:cs="Arial"/>
                <w:lang w:eastAsia="en-ZA"/>
              </w:rPr>
              <w:t>Programme owner</w:t>
            </w:r>
            <w:r w:rsidRPr="00E52957">
              <w:rPr>
                <w:rFonts w:cs="Arial"/>
                <w:lang w:eastAsia="en-ZA"/>
              </w:rPr>
              <w:t xml:space="preserve"> oversight</w:t>
            </w:r>
          </w:p>
        </w:tc>
      </w:tr>
      <w:tr w:rsidRPr="00E52957" w:rsidR="00FE0EAB" w:rsidTr="008C63F3" w14:paraId="03F57121" w14:textId="77777777">
        <w:tc>
          <w:tcPr>
            <w:tcW w:w="1555" w:type="dxa"/>
          </w:tcPr>
          <w:p w:rsidRPr="00E52957" w:rsidR="00FE0EAB" w:rsidP="008C63F3" w:rsidRDefault="00FE0EAB" w14:paraId="2BDF9166" w14:textId="4C11B4E4">
            <w:pPr>
              <w:rPr>
                <w:rFonts w:cs="Arial"/>
                <w:b/>
                <w:bCs/>
                <w:lang w:eastAsia="en-ZA"/>
              </w:rPr>
            </w:pPr>
            <w:r>
              <w:rPr>
                <w:rFonts w:cs="Arial"/>
                <w:b/>
                <w:bCs/>
                <w:lang w:eastAsia="en-ZA"/>
              </w:rPr>
              <w:t>M</w:t>
            </w:r>
            <w:r w:rsidR="0099120B">
              <w:rPr>
                <w:rFonts w:cs="Arial"/>
                <w:b/>
                <w:bCs/>
                <w:lang w:eastAsia="en-ZA"/>
              </w:rPr>
              <w:t>5</w:t>
            </w:r>
          </w:p>
        </w:tc>
        <w:tc>
          <w:tcPr>
            <w:tcW w:w="5244" w:type="dxa"/>
            <w:hideMark/>
          </w:tcPr>
          <w:p w:rsidRPr="00E52957" w:rsidR="00FE0EAB" w:rsidP="008C63F3" w:rsidRDefault="000F422E" w14:paraId="3AD9CB79" w14:textId="1C1460AC">
            <w:pPr>
              <w:rPr>
                <w:rFonts w:cs="Arial"/>
                <w:lang w:eastAsia="en-ZA"/>
              </w:rPr>
            </w:pPr>
            <w:r>
              <w:rPr>
                <w:rFonts w:cs="Arial"/>
                <w:b/>
                <w:bCs/>
                <w:lang w:eastAsia="en-ZA"/>
              </w:rPr>
              <w:t xml:space="preserve">System </w:t>
            </w:r>
            <w:r w:rsidR="00892235">
              <w:rPr>
                <w:rFonts w:cs="Arial"/>
                <w:b/>
                <w:bCs/>
                <w:lang w:eastAsia="en-ZA"/>
              </w:rPr>
              <w:t>e</w:t>
            </w:r>
            <w:r w:rsidRPr="00E52957" w:rsidR="00FE0EAB">
              <w:rPr>
                <w:rFonts w:cs="Arial"/>
                <w:b/>
                <w:bCs/>
                <w:lang w:eastAsia="en-ZA"/>
              </w:rPr>
              <w:t xml:space="preserve"> UAT Sign-Off &amp; Go-Live</w:t>
            </w:r>
          </w:p>
        </w:tc>
        <w:tc>
          <w:tcPr>
            <w:tcW w:w="3304" w:type="dxa"/>
            <w:hideMark/>
          </w:tcPr>
          <w:p w:rsidRPr="00E52957" w:rsidR="00FE0EAB" w:rsidP="004C3326" w:rsidRDefault="004C3326" w14:paraId="505FBD7E" w14:textId="2BE11499">
            <w:pPr>
              <w:jc w:val="left"/>
              <w:rPr>
                <w:rFonts w:cs="Arial"/>
                <w:lang w:eastAsia="en-ZA"/>
              </w:rPr>
            </w:pPr>
            <w:r>
              <w:rPr>
                <w:rFonts w:cs="Arial"/>
                <w:lang w:eastAsia="en-ZA"/>
              </w:rPr>
              <w:t>PPMU/</w:t>
            </w:r>
            <w:r w:rsidRPr="00E52957">
              <w:rPr>
                <w:rFonts w:cs="Arial"/>
                <w:lang w:eastAsia="en-ZA"/>
              </w:rPr>
              <w:t xml:space="preserve"> with </w:t>
            </w:r>
            <w:r>
              <w:rPr>
                <w:rFonts w:cs="Arial"/>
                <w:lang w:eastAsia="en-ZA"/>
              </w:rPr>
              <w:t>Programme owner</w:t>
            </w:r>
            <w:r w:rsidRPr="00E52957">
              <w:rPr>
                <w:rFonts w:cs="Arial"/>
                <w:lang w:eastAsia="en-ZA"/>
              </w:rPr>
              <w:t xml:space="preserve"> oversight</w:t>
            </w:r>
          </w:p>
        </w:tc>
      </w:tr>
      <w:tr w:rsidRPr="00E52957" w:rsidR="00FE0EAB" w:rsidTr="008C63F3" w14:paraId="04331C80" w14:textId="77777777">
        <w:tc>
          <w:tcPr>
            <w:tcW w:w="1555" w:type="dxa"/>
          </w:tcPr>
          <w:p w:rsidRPr="00E52957" w:rsidR="00FE0EAB" w:rsidP="008C63F3" w:rsidRDefault="00FE0EAB" w14:paraId="7A01B71B" w14:textId="0EC82C59">
            <w:pPr>
              <w:rPr>
                <w:rFonts w:cs="Arial"/>
                <w:b/>
                <w:bCs/>
                <w:lang w:eastAsia="en-ZA"/>
              </w:rPr>
            </w:pPr>
            <w:r>
              <w:rPr>
                <w:rFonts w:cs="Arial"/>
                <w:b/>
                <w:bCs/>
                <w:lang w:eastAsia="en-ZA"/>
              </w:rPr>
              <w:t>M</w:t>
            </w:r>
            <w:r w:rsidR="0099120B">
              <w:rPr>
                <w:rFonts w:cs="Arial"/>
                <w:b/>
                <w:bCs/>
                <w:lang w:eastAsia="en-ZA"/>
              </w:rPr>
              <w:t>6</w:t>
            </w:r>
          </w:p>
        </w:tc>
        <w:tc>
          <w:tcPr>
            <w:tcW w:w="5244" w:type="dxa"/>
            <w:hideMark/>
          </w:tcPr>
          <w:p w:rsidRPr="00E52957" w:rsidR="00FE0EAB" w:rsidP="008C63F3" w:rsidRDefault="00FE0EAB" w14:paraId="2EDA88E3" w14:textId="15D7601E">
            <w:pPr>
              <w:rPr>
                <w:rFonts w:cs="Arial"/>
                <w:lang w:eastAsia="en-ZA"/>
              </w:rPr>
            </w:pPr>
            <w:r w:rsidRPr="00E52957">
              <w:rPr>
                <w:rFonts w:cs="Arial"/>
                <w:b/>
                <w:bCs/>
                <w:lang w:eastAsia="en-ZA"/>
              </w:rPr>
              <w:t xml:space="preserve">Final </w:t>
            </w:r>
            <w:r w:rsidR="00892235">
              <w:rPr>
                <w:rFonts w:cs="Arial"/>
                <w:b/>
                <w:bCs/>
                <w:lang w:eastAsia="en-ZA"/>
              </w:rPr>
              <w:t>Programme</w:t>
            </w:r>
            <w:r w:rsidRPr="00E52957">
              <w:rPr>
                <w:rFonts w:cs="Arial"/>
                <w:b/>
                <w:bCs/>
                <w:lang w:eastAsia="en-ZA"/>
              </w:rPr>
              <w:t xml:space="preserve"> Go-Live &amp; Stabilisation Entry</w:t>
            </w:r>
          </w:p>
        </w:tc>
        <w:tc>
          <w:tcPr>
            <w:tcW w:w="3304" w:type="dxa"/>
            <w:hideMark/>
          </w:tcPr>
          <w:p w:rsidRPr="00E52957" w:rsidR="00FE0EAB" w:rsidP="008C63F3" w:rsidRDefault="00FE0EAB" w14:paraId="10C22C88" w14:textId="77777777">
            <w:pPr>
              <w:rPr>
                <w:rFonts w:cs="Arial"/>
                <w:lang w:eastAsia="en-ZA"/>
              </w:rPr>
            </w:pPr>
            <w:r w:rsidRPr="00E52957">
              <w:rPr>
                <w:rFonts w:cs="Arial"/>
                <w:lang w:eastAsia="en-ZA"/>
              </w:rPr>
              <w:t>Steering Committee</w:t>
            </w:r>
          </w:p>
        </w:tc>
      </w:tr>
      <w:tr w:rsidRPr="00E52957" w:rsidR="00FE0EAB" w:rsidTr="008C63F3" w14:paraId="5A726B66" w14:textId="77777777">
        <w:tc>
          <w:tcPr>
            <w:tcW w:w="1555" w:type="dxa"/>
          </w:tcPr>
          <w:p w:rsidRPr="00E52957" w:rsidR="00FE0EAB" w:rsidP="008C63F3" w:rsidRDefault="00FE0EAB" w14:paraId="37D90BBB" w14:textId="078F7408">
            <w:pPr>
              <w:rPr>
                <w:rFonts w:cs="Arial"/>
                <w:b/>
                <w:bCs/>
                <w:lang w:eastAsia="en-ZA"/>
              </w:rPr>
            </w:pPr>
            <w:r>
              <w:rPr>
                <w:rFonts w:cs="Arial"/>
                <w:b/>
                <w:bCs/>
                <w:lang w:eastAsia="en-ZA"/>
              </w:rPr>
              <w:t>M</w:t>
            </w:r>
            <w:r w:rsidR="0099120B">
              <w:rPr>
                <w:rFonts w:cs="Arial"/>
                <w:b/>
                <w:bCs/>
                <w:lang w:eastAsia="en-ZA"/>
              </w:rPr>
              <w:t>7</w:t>
            </w:r>
          </w:p>
        </w:tc>
        <w:tc>
          <w:tcPr>
            <w:tcW w:w="5244" w:type="dxa"/>
            <w:hideMark/>
          </w:tcPr>
          <w:p w:rsidRPr="00E52957" w:rsidR="00FE0EAB" w:rsidP="008C63F3" w:rsidRDefault="00FE0EAB" w14:paraId="1CA3C560" w14:textId="77777777">
            <w:pPr>
              <w:rPr>
                <w:rFonts w:cs="Arial"/>
                <w:lang w:eastAsia="en-ZA"/>
              </w:rPr>
            </w:pPr>
            <w:r w:rsidRPr="00E52957">
              <w:rPr>
                <w:rFonts w:cs="Arial"/>
                <w:b/>
                <w:bCs/>
                <w:lang w:eastAsia="en-ZA"/>
              </w:rPr>
              <w:t>Stabilisation Exit &amp; Project Closure</w:t>
            </w:r>
          </w:p>
        </w:tc>
        <w:tc>
          <w:tcPr>
            <w:tcW w:w="3304" w:type="dxa"/>
            <w:hideMark/>
          </w:tcPr>
          <w:p w:rsidRPr="00E52957" w:rsidR="00FE0EAB" w:rsidP="008C63F3" w:rsidRDefault="00FE0EAB" w14:paraId="51D7AF71" w14:textId="77777777">
            <w:pPr>
              <w:rPr>
                <w:rFonts w:cs="Arial"/>
                <w:lang w:eastAsia="en-ZA"/>
              </w:rPr>
            </w:pPr>
            <w:r w:rsidRPr="00E52957">
              <w:rPr>
                <w:rFonts w:cs="Arial"/>
                <w:lang w:eastAsia="en-ZA"/>
              </w:rPr>
              <w:t>Project Sponsor</w:t>
            </w:r>
          </w:p>
        </w:tc>
      </w:tr>
    </w:tbl>
    <w:p w:rsidR="0032162F" w:rsidP="0032162F" w:rsidRDefault="0032162F" w14:paraId="2672A6F4" w14:textId="017B323F">
      <w:pPr>
        <w:pStyle w:val="ListParagraph"/>
        <w:ind w:left="1080"/>
        <w:rPr>
          <w:rFonts w:cs="Arial"/>
          <w:sz w:val="22"/>
          <w:szCs w:val="22"/>
        </w:rPr>
      </w:pPr>
      <w:bookmarkStart w:name="_Toc221193195" w:id="33"/>
    </w:p>
    <w:p w:rsidR="0032162F" w:rsidRDefault="0032162F" w14:paraId="6E435ED8" w14:textId="77777777">
      <w:pPr>
        <w:spacing w:before="0" w:after="160" w:line="278" w:lineRule="auto"/>
        <w:jc w:val="left"/>
        <w:rPr>
          <w:rFonts w:cs="Arial"/>
          <w:sz w:val="22"/>
          <w:szCs w:val="22"/>
        </w:rPr>
      </w:pPr>
      <w:r>
        <w:rPr>
          <w:rFonts w:cs="Arial"/>
          <w:sz w:val="22"/>
          <w:szCs w:val="22"/>
        </w:rPr>
        <w:br w:type="page"/>
      </w:r>
    </w:p>
    <w:p w:rsidRPr="0032162F" w:rsidR="0032162F" w:rsidP="0032162F" w:rsidRDefault="0032162F" w14:paraId="6F2F37C3" w14:textId="77777777">
      <w:pPr>
        <w:pStyle w:val="ListParagraph"/>
        <w:ind w:left="1080"/>
        <w:rPr>
          <w:rFonts w:cs="Arial"/>
          <w:sz w:val="22"/>
          <w:szCs w:val="22"/>
        </w:rPr>
      </w:pPr>
    </w:p>
    <w:p w:rsidRPr="005A6524" w:rsidR="00BB5996" w:rsidP="005A6524" w:rsidRDefault="00BB5996" w14:paraId="565122D6" w14:textId="2B875E04">
      <w:pPr>
        <w:pStyle w:val="ListParagraph"/>
        <w:numPr>
          <w:ilvl w:val="1"/>
          <w:numId w:val="1"/>
        </w:numPr>
        <w:rPr>
          <w:rFonts w:cs="Arial"/>
          <w:sz w:val="22"/>
          <w:szCs w:val="22"/>
        </w:rPr>
      </w:pPr>
      <w:r w:rsidRPr="0032162F">
        <w:rPr>
          <w:b/>
          <w:bCs/>
        </w:rPr>
        <w:t>BUDGET</w:t>
      </w:r>
      <w:bookmarkEnd w:id="33"/>
      <w:r>
        <w:rPr>
          <w:rFonts w:cs="Arial"/>
          <w:sz w:val="22"/>
          <w:szCs w:val="22"/>
        </w:rPr>
        <w:t xml:space="preserve"> </w:t>
      </w:r>
    </w:p>
    <w:p w:rsidRPr="00AA6A8C" w:rsidR="00BB5996" w:rsidP="00BB5996" w:rsidRDefault="00BB5996" w14:paraId="01B25180" w14:textId="77777777">
      <w:pPr>
        <w:pStyle w:val="NormalWeb"/>
        <w:numPr>
          <w:ilvl w:val="1"/>
          <w:numId w:val="24"/>
        </w:numPr>
        <w:spacing w:line="240" w:lineRule="auto"/>
        <w:rPr>
          <w:rFonts w:cs="Arial"/>
          <w:b/>
          <w:sz w:val="22"/>
          <w:szCs w:val="22"/>
        </w:rPr>
      </w:pPr>
      <w:r w:rsidRPr="00AA6A8C">
        <w:rPr>
          <w:rFonts w:cs="Arial"/>
          <w:b/>
          <w:sz w:val="22"/>
          <w:szCs w:val="22"/>
        </w:rPr>
        <w:t>Capital Expenditure</w:t>
      </w:r>
    </w:p>
    <w:tbl>
      <w:tblPr>
        <w:tblStyle w:val="TableGrid"/>
        <w:tblW w:w="9628" w:type="dxa"/>
        <w:tblInd w:w="715" w:type="dxa"/>
        <w:tblLook w:val="04A0" w:firstRow="1" w:lastRow="0" w:firstColumn="1" w:lastColumn="0" w:noHBand="0" w:noVBand="1"/>
      </w:tblPr>
      <w:tblGrid>
        <w:gridCol w:w="5517"/>
        <w:gridCol w:w="4111"/>
      </w:tblGrid>
      <w:tr w:rsidRPr="00C669AD" w:rsidR="00BB5996" w:rsidTr="00114E67" w14:paraId="0739E6C2" w14:textId="77777777">
        <w:tc>
          <w:tcPr>
            <w:tcW w:w="5517" w:type="dxa"/>
            <w:shd w:val="clear" w:color="auto" w:fill="BFBFBF" w:themeFill="background1" w:themeFillShade="BF"/>
            <w:hideMark/>
          </w:tcPr>
          <w:p w:rsidRPr="00C669AD" w:rsidR="00BB5996" w:rsidP="008C63F3" w:rsidRDefault="00BB5996" w14:paraId="30ED423D" w14:textId="77777777">
            <w:pPr>
              <w:rPr>
                <w:rFonts w:cs="Arial"/>
                <w:b/>
                <w:bCs/>
                <w:lang w:eastAsia="en-ZA"/>
              </w:rPr>
            </w:pPr>
            <w:r w:rsidRPr="00C669AD">
              <w:rPr>
                <w:rFonts w:cs="Arial"/>
                <w:b/>
                <w:bCs/>
                <w:lang w:eastAsia="en-ZA"/>
              </w:rPr>
              <w:t xml:space="preserve">Description </w:t>
            </w:r>
          </w:p>
        </w:tc>
        <w:tc>
          <w:tcPr>
            <w:tcW w:w="4111" w:type="dxa"/>
            <w:shd w:val="clear" w:color="auto" w:fill="BFBFBF" w:themeFill="background1" w:themeFillShade="BF"/>
            <w:hideMark/>
          </w:tcPr>
          <w:p w:rsidRPr="00C669AD" w:rsidR="00BB5996" w:rsidP="008C63F3" w:rsidRDefault="00BB5996" w14:paraId="1912F47C" w14:textId="77777777">
            <w:pPr>
              <w:rPr>
                <w:rFonts w:cs="Arial"/>
                <w:b/>
                <w:bCs/>
                <w:lang w:eastAsia="en-ZA"/>
              </w:rPr>
            </w:pPr>
            <w:r w:rsidRPr="00C669AD">
              <w:rPr>
                <w:rFonts w:cs="Arial"/>
                <w:b/>
                <w:bCs/>
                <w:lang w:eastAsia="en-ZA"/>
              </w:rPr>
              <w:t>Cost to Deliver (Excl. VAT)</w:t>
            </w:r>
          </w:p>
        </w:tc>
      </w:tr>
      <w:tr w:rsidRPr="00C669AD" w:rsidR="00BB5996" w:rsidTr="00114E67" w14:paraId="77956A9A" w14:textId="77777777">
        <w:tc>
          <w:tcPr>
            <w:tcW w:w="5517" w:type="dxa"/>
            <w:hideMark/>
          </w:tcPr>
          <w:p w:rsidRPr="00C669AD" w:rsidR="00BB5996" w:rsidP="008C63F3" w:rsidRDefault="00BB5996" w14:paraId="53564C4F" w14:textId="6269806F">
            <w:pPr>
              <w:rPr>
                <w:rFonts w:cs="Arial"/>
                <w:lang w:eastAsia="en-ZA"/>
              </w:rPr>
            </w:pPr>
            <w:r w:rsidRPr="00C669AD">
              <w:rPr>
                <w:rFonts w:cs="Arial"/>
                <w:lang w:eastAsia="en-ZA"/>
              </w:rPr>
              <w:t>Analysis and Design, including Technical Specifications, Architecture Design</w:t>
            </w:r>
          </w:p>
        </w:tc>
        <w:tc>
          <w:tcPr>
            <w:tcW w:w="4111" w:type="dxa"/>
          </w:tcPr>
          <w:p w:rsidRPr="00C669AD" w:rsidR="00BB5996" w:rsidP="008C63F3" w:rsidRDefault="00BB5996" w14:paraId="30BA5681" w14:textId="5979C6A1">
            <w:pPr>
              <w:rPr>
                <w:rFonts w:cs="Arial"/>
                <w:lang w:eastAsia="en-ZA"/>
              </w:rPr>
            </w:pPr>
          </w:p>
        </w:tc>
      </w:tr>
      <w:tr w:rsidRPr="00C669AD" w:rsidR="00BB5996" w:rsidTr="00114E67" w14:paraId="150DF52F" w14:textId="77777777">
        <w:tc>
          <w:tcPr>
            <w:tcW w:w="5517" w:type="dxa"/>
            <w:hideMark/>
          </w:tcPr>
          <w:p w:rsidRPr="00C669AD" w:rsidR="00BB5996" w:rsidP="008C63F3" w:rsidRDefault="00BB5996" w14:paraId="3A278AAF" w14:textId="77777777">
            <w:pPr>
              <w:rPr>
                <w:rFonts w:cs="Arial"/>
                <w:lang w:eastAsia="en-ZA"/>
              </w:rPr>
            </w:pPr>
            <w:r w:rsidRPr="00C669AD">
              <w:rPr>
                <w:rFonts w:cs="Arial"/>
                <w:lang w:eastAsia="en-ZA"/>
              </w:rPr>
              <w:t>Build / Development / Configuration</w:t>
            </w:r>
          </w:p>
        </w:tc>
        <w:tc>
          <w:tcPr>
            <w:tcW w:w="4111" w:type="dxa"/>
          </w:tcPr>
          <w:p w:rsidRPr="00C669AD" w:rsidR="00BB5996" w:rsidP="008C63F3" w:rsidRDefault="00BB5996" w14:paraId="1A00356A" w14:textId="2FC5EDB9">
            <w:pPr>
              <w:rPr>
                <w:rFonts w:cs="Arial"/>
                <w:lang w:eastAsia="en-ZA"/>
              </w:rPr>
            </w:pPr>
          </w:p>
        </w:tc>
      </w:tr>
      <w:tr w:rsidRPr="00C669AD" w:rsidR="00BB5996" w:rsidTr="00114E67" w14:paraId="423D903D" w14:textId="77777777">
        <w:tc>
          <w:tcPr>
            <w:tcW w:w="5517" w:type="dxa"/>
            <w:hideMark/>
          </w:tcPr>
          <w:p w:rsidRPr="00C669AD" w:rsidR="00BB5996" w:rsidP="008C63F3" w:rsidRDefault="00BB5996" w14:paraId="5383BF19" w14:textId="77777777">
            <w:pPr>
              <w:rPr>
                <w:rFonts w:cs="Arial"/>
                <w:lang w:eastAsia="en-ZA"/>
              </w:rPr>
            </w:pPr>
            <w:r w:rsidRPr="00C669AD">
              <w:rPr>
                <w:rFonts w:cs="Arial"/>
                <w:lang w:eastAsia="en-ZA"/>
              </w:rPr>
              <w:t>Testing, including Functional, Performance, Penetration Testing and Vulnerability Scanning</w:t>
            </w:r>
          </w:p>
        </w:tc>
        <w:tc>
          <w:tcPr>
            <w:tcW w:w="4111" w:type="dxa"/>
          </w:tcPr>
          <w:p w:rsidRPr="00C669AD" w:rsidR="00BB5996" w:rsidP="008C63F3" w:rsidRDefault="00BB5996" w14:paraId="004716AD" w14:textId="573DA6E0">
            <w:pPr>
              <w:rPr>
                <w:rFonts w:cs="Arial"/>
                <w:lang w:eastAsia="en-ZA"/>
              </w:rPr>
            </w:pPr>
          </w:p>
        </w:tc>
      </w:tr>
      <w:tr w:rsidRPr="00C669AD" w:rsidR="00BB5996" w:rsidTr="00114E67" w14:paraId="3D982C45" w14:textId="77777777">
        <w:tc>
          <w:tcPr>
            <w:tcW w:w="5517" w:type="dxa"/>
            <w:hideMark/>
          </w:tcPr>
          <w:p w:rsidRPr="00C669AD" w:rsidR="00BB5996" w:rsidP="008C63F3" w:rsidRDefault="00BB5996" w14:paraId="4ED34023" w14:textId="77777777">
            <w:pPr>
              <w:rPr>
                <w:rFonts w:cs="Arial"/>
                <w:lang w:eastAsia="en-ZA"/>
              </w:rPr>
            </w:pPr>
            <w:r w:rsidRPr="00C669AD">
              <w:rPr>
                <w:rFonts w:cs="Arial"/>
                <w:lang w:eastAsia="en-ZA"/>
              </w:rPr>
              <w:t>Hosting Environment (Development, Test and Production environments)</w:t>
            </w:r>
          </w:p>
        </w:tc>
        <w:tc>
          <w:tcPr>
            <w:tcW w:w="4111" w:type="dxa"/>
          </w:tcPr>
          <w:p w:rsidRPr="00C669AD" w:rsidR="00BB5996" w:rsidP="008C63F3" w:rsidRDefault="00BB5996" w14:paraId="19506DFC" w14:textId="7337C2F4">
            <w:pPr>
              <w:rPr>
                <w:rFonts w:cs="Arial"/>
                <w:lang w:eastAsia="en-ZA"/>
              </w:rPr>
            </w:pPr>
          </w:p>
        </w:tc>
      </w:tr>
      <w:tr w:rsidRPr="00C669AD" w:rsidR="00BB5996" w:rsidTr="00114E67" w14:paraId="2EFE5829" w14:textId="77777777">
        <w:tc>
          <w:tcPr>
            <w:tcW w:w="5517" w:type="dxa"/>
            <w:hideMark/>
          </w:tcPr>
          <w:p w:rsidRPr="00C669AD" w:rsidR="00BB5996" w:rsidP="008C63F3" w:rsidRDefault="00BB5996" w14:paraId="11E73719" w14:textId="4751CDE4">
            <w:pPr>
              <w:rPr>
                <w:rFonts w:cs="Arial"/>
                <w:lang w:eastAsia="en-ZA"/>
              </w:rPr>
            </w:pPr>
            <w:r w:rsidRPr="00C669AD">
              <w:rPr>
                <w:rFonts w:cs="Arial"/>
                <w:lang w:eastAsia="en-ZA"/>
              </w:rPr>
              <w:t xml:space="preserve">Licences </w:t>
            </w:r>
          </w:p>
        </w:tc>
        <w:tc>
          <w:tcPr>
            <w:tcW w:w="4111" w:type="dxa"/>
          </w:tcPr>
          <w:p w:rsidRPr="00C669AD" w:rsidR="00BB5996" w:rsidP="008C63F3" w:rsidRDefault="00BB5996" w14:paraId="6E39805D" w14:textId="3D3EF3D7">
            <w:pPr>
              <w:rPr>
                <w:rFonts w:cs="Arial"/>
                <w:lang w:eastAsia="en-ZA"/>
              </w:rPr>
            </w:pPr>
          </w:p>
        </w:tc>
      </w:tr>
      <w:tr w:rsidRPr="00C669AD" w:rsidR="00BB5996" w:rsidTr="00114E67" w14:paraId="5ABD501C" w14:textId="77777777">
        <w:tc>
          <w:tcPr>
            <w:tcW w:w="5517" w:type="dxa"/>
            <w:shd w:val="clear" w:color="auto" w:fill="BFBFBF" w:themeFill="background1" w:themeFillShade="BF"/>
            <w:hideMark/>
          </w:tcPr>
          <w:p w:rsidR="00BB5996" w:rsidP="008C63F3" w:rsidRDefault="00BB5996" w14:paraId="6E88F7C8" w14:textId="77777777">
            <w:pPr>
              <w:rPr>
                <w:rFonts w:cs="Arial"/>
                <w:b/>
                <w:bCs/>
                <w:lang w:eastAsia="en-ZA"/>
              </w:rPr>
            </w:pPr>
            <w:r w:rsidRPr="00C669AD">
              <w:rPr>
                <w:rFonts w:cs="Arial"/>
                <w:b/>
                <w:bCs/>
                <w:lang w:eastAsia="en-ZA"/>
              </w:rPr>
              <w:t>Total Approved CAPEX Budget</w:t>
            </w:r>
          </w:p>
          <w:p w:rsidRPr="00C669AD" w:rsidR="00BB5996" w:rsidP="008C63F3" w:rsidRDefault="00BB5996" w14:paraId="17969A29" w14:textId="77777777">
            <w:pPr>
              <w:rPr>
                <w:rFonts w:cs="Arial"/>
                <w:lang w:eastAsia="en-ZA"/>
              </w:rPr>
            </w:pPr>
          </w:p>
        </w:tc>
        <w:tc>
          <w:tcPr>
            <w:tcW w:w="4111" w:type="dxa"/>
            <w:shd w:val="clear" w:color="auto" w:fill="BFBFBF" w:themeFill="background1" w:themeFillShade="BF"/>
            <w:hideMark/>
          </w:tcPr>
          <w:p w:rsidRPr="00C669AD" w:rsidR="00BB5996" w:rsidP="008C63F3" w:rsidRDefault="00BB5996" w14:paraId="07A4DCF5" w14:textId="331D59D8">
            <w:pPr>
              <w:rPr>
                <w:rFonts w:cs="Arial"/>
                <w:lang w:eastAsia="en-ZA"/>
              </w:rPr>
            </w:pPr>
          </w:p>
        </w:tc>
      </w:tr>
    </w:tbl>
    <w:p w:rsidR="006E7885" w:rsidP="00475558" w:rsidRDefault="006E7885" w14:paraId="40DD62B2" w14:textId="77777777">
      <w:pPr>
        <w:pStyle w:val="NormalWeb"/>
        <w:spacing w:line="240" w:lineRule="auto"/>
        <w:rPr>
          <w:rFonts w:cs="Arial"/>
          <w:b/>
          <w:sz w:val="22"/>
          <w:szCs w:val="22"/>
        </w:rPr>
      </w:pPr>
    </w:p>
    <w:p w:rsidR="006E7885" w:rsidRDefault="006E7885" w14:paraId="54A859BB" w14:textId="4EFE833A">
      <w:pPr>
        <w:spacing w:before="0" w:after="160" w:line="278" w:lineRule="auto"/>
        <w:jc w:val="left"/>
        <w:rPr>
          <w:rFonts w:cs="Arial"/>
          <w:b/>
          <w:sz w:val="22"/>
          <w:szCs w:val="22"/>
          <w:lang w:eastAsia="en-ZA"/>
        </w:rPr>
      </w:pPr>
    </w:p>
    <w:p w:rsidRPr="00AA6A8C" w:rsidR="00BB5996" w:rsidP="00BB5996" w:rsidRDefault="00BB5996" w14:paraId="2CBA19BE" w14:textId="082027ED">
      <w:pPr>
        <w:pStyle w:val="NormalWeb"/>
        <w:numPr>
          <w:ilvl w:val="1"/>
          <w:numId w:val="24"/>
        </w:numPr>
        <w:spacing w:line="240" w:lineRule="auto"/>
        <w:rPr>
          <w:rFonts w:cs="Arial"/>
          <w:b/>
          <w:sz w:val="22"/>
          <w:szCs w:val="22"/>
        </w:rPr>
      </w:pPr>
      <w:r>
        <w:rPr>
          <w:rFonts w:cs="Arial"/>
          <w:b/>
          <w:sz w:val="22"/>
          <w:szCs w:val="22"/>
        </w:rPr>
        <w:t>Operating</w:t>
      </w:r>
      <w:r w:rsidRPr="00AA6A8C">
        <w:rPr>
          <w:rFonts w:cs="Arial"/>
          <w:b/>
          <w:sz w:val="22"/>
          <w:szCs w:val="22"/>
        </w:rPr>
        <w:t xml:space="preserve"> Expenditure</w:t>
      </w:r>
    </w:p>
    <w:tbl>
      <w:tblPr>
        <w:tblStyle w:val="TableGrid"/>
        <w:tblW w:w="0" w:type="auto"/>
        <w:tblInd w:w="715" w:type="dxa"/>
        <w:tblLook w:val="04A0" w:firstRow="1" w:lastRow="0" w:firstColumn="1" w:lastColumn="0" w:noHBand="0" w:noVBand="1"/>
      </w:tblPr>
      <w:tblGrid>
        <w:gridCol w:w="3939"/>
        <w:gridCol w:w="3244"/>
      </w:tblGrid>
      <w:tr w:rsidRPr="00C669AD" w:rsidR="00BB5996" w:rsidTr="008C63F3" w14:paraId="729D5CDE" w14:textId="77777777">
        <w:tc>
          <w:tcPr>
            <w:tcW w:w="0" w:type="auto"/>
            <w:shd w:val="clear" w:color="auto" w:fill="BFBFBF" w:themeFill="background1" w:themeFillShade="BF"/>
            <w:hideMark/>
          </w:tcPr>
          <w:p w:rsidR="00BB5996" w:rsidP="008C63F3" w:rsidRDefault="00BB5996" w14:paraId="7A7A62C4" w14:textId="77777777">
            <w:pPr>
              <w:rPr>
                <w:rFonts w:cs="Arial"/>
                <w:b/>
                <w:bCs/>
                <w:lang w:eastAsia="en-ZA"/>
              </w:rPr>
            </w:pPr>
            <w:r w:rsidRPr="00C669AD">
              <w:rPr>
                <w:rFonts w:cs="Arial"/>
                <w:b/>
                <w:bCs/>
                <w:lang w:eastAsia="en-ZA"/>
              </w:rPr>
              <w:t xml:space="preserve">Description </w:t>
            </w:r>
          </w:p>
          <w:p w:rsidRPr="00C669AD" w:rsidR="00BB5996" w:rsidP="008C63F3" w:rsidRDefault="00BB5996" w14:paraId="442BE3C0" w14:textId="77777777">
            <w:pPr>
              <w:jc w:val="center"/>
              <w:rPr>
                <w:rFonts w:cs="Arial"/>
                <w:b/>
                <w:bCs/>
                <w:lang w:eastAsia="en-ZA"/>
              </w:rPr>
            </w:pPr>
          </w:p>
        </w:tc>
        <w:tc>
          <w:tcPr>
            <w:tcW w:w="0" w:type="auto"/>
            <w:shd w:val="clear" w:color="auto" w:fill="BFBFBF" w:themeFill="background1" w:themeFillShade="BF"/>
            <w:hideMark/>
          </w:tcPr>
          <w:p w:rsidRPr="00C669AD" w:rsidR="00BB5996" w:rsidP="008C63F3" w:rsidRDefault="00BB5996" w14:paraId="62CD21FA" w14:textId="77777777">
            <w:pPr>
              <w:jc w:val="center"/>
              <w:rPr>
                <w:rFonts w:cs="Arial"/>
                <w:b/>
                <w:bCs/>
                <w:lang w:eastAsia="en-ZA"/>
              </w:rPr>
            </w:pPr>
            <w:r w:rsidRPr="00C669AD">
              <w:rPr>
                <w:rFonts w:cs="Arial"/>
                <w:b/>
                <w:bCs/>
                <w:lang w:eastAsia="en-ZA"/>
              </w:rPr>
              <w:t>Cost to Deliver (Excl. VAT)</w:t>
            </w:r>
          </w:p>
        </w:tc>
      </w:tr>
      <w:tr w:rsidRPr="00C669AD" w:rsidR="00BB5996" w:rsidTr="006E7885" w14:paraId="03BD40F0" w14:textId="77777777">
        <w:tc>
          <w:tcPr>
            <w:tcW w:w="0" w:type="auto"/>
            <w:hideMark/>
          </w:tcPr>
          <w:p w:rsidRPr="00C669AD" w:rsidR="00BB5996" w:rsidP="008C63F3" w:rsidRDefault="00BB5996" w14:paraId="1A00A3D1" w14:textId="77777777">
            <w:pPr>
              <w:rPr>
                <w:rFonts w:cs="Arial"/>
                <w:lang w:eastAsia="en-ZA"/>
              </w:rPr>
            </w:pPr>
            <w:r w:rsidRPr="00C669AD">
              <w:rPr>
                <w:rFonts w:cs="Arial"/>
                <w:lang w:eastAsia="en-ZA"/>
              </w:rPr>
              <w:t>Support and Maintenance – Year 1</w:t>
            </w:r>
          </w:p>
        </w:tc>
        <w:tc>
          <w:tcPr>
            <w:tcW w:w="0" w:type="auto"/>
          </w:tcPr>
          <w:p w:rsidRPr="00C669AD" w:rsidR="00BB5996" w:rsidP="008C63F3" w:rsidRDefault="00BB5996" w14:paraId="25994372" w14:textId="59874255">
            <w:pPr>
              <w:jc w:val="center"/>
              <w:rPr>
                <w:rFonts w:cs="Arial"/>
                <w:lang w:eastAsia="en-ZA"/>
              </w:rPr>
            </w:pPr>
          </w:p>
        </w:tc>
      </w:tr>
      <w:tr w:rsidRPr="00C669AD" w:rsidR="00BB5996" w:rsidTr="006E7885" w14:paraId="512B2479" w14:textId="77777777">
        <w:tc>
          <w:tcPr>
            <w:tcW w:w="0" w:type="auto"/>
            <w:hideMark/>
          </w:tcPr>
          <w:p w:rsidRPr="00C669AD" w:rsidR="00BB5996" w:rsidP="008C63F3" w:rsidRDefault="00BB5996" w14:paraId="0E70E678" w14:textId="77777777">
            <w:pPr>
              <w:rPr>
                <w:rFonts w:cs="Arial"/>
                <w:lang w:eastAsia="en-ZA"/>
              </w:rPr>
            </w:pPr>
            <w:r w:rsidRPr="00C669AD">
              <w:rPr>
                <w:rFonts w:cs="Arial"/>
                <w:lang w:eastAsia="en-ZA"/>
              </w:rPr>
              <w:t>Support and Maintenance – Year 2</w:t>
            </w:r>
          </w:p>
        </w:tc>
        <w:tc>
          <w:tcPr>
            <w:tcW w:w="0" w:type="auto"/>
          </w:tcPr>
          <w:p w:rsidRPr="00C669AD" w:rsidR="00BB5996" w:rsidP="008C63F3" w:rsidRDefault="00BB5996" w14:paraId="1C4654AD" w14:textId="3508AA32">
            <w:pPr>
              <w:jc w:val="center"/>
              <w:rPr>
                <w:rFonts w:cs="Arial"/>
                <w:lang w:eastAsia="en-ZA"/>
              </w:rPr>
            </w:pPr>
          </w:p>
        </w:tc>
      </w:tr>
      <w:tr w:rsidRPr="00C669AD" w:rsidR="00BB5996" w:rsidTr="008C63F3" w14:paraId="0FF5CE38" w14:textId="77777777">
        <w:tc>
          <w:tcPr>
            <w:tcW w:w="0" w:type="auto"/>
            <w:shd w:val="clear" w:color="auto" w:fill="BFBFBF" w:themeFill="background1" w:themeFillShade="BF"/>
            <w:hideMark/>
          </w:tcPr>
          <w:p w:rsidR="00BB5996" w:rsidP="008C63F3" w:rsidRDefault="00BB5996" w14:paraId="64A1FC48" w14:textId="77777777">
            <w:pPr>
              <w:rPr>
                <w:rFonts w:cs="Arial"/>
                <w:b/>
                <w:bCs/>
                <w:lang w:eastAsia="en-ZA"/>
              </w:rPr>
            </w:pPr>
            <w:r w:rsidRPr="00C669AD">
              <w:rPr>
                <w:rFonts w:cs="Arial"/>
                <w:b/>
                <w:bCs/>
                <w:lang w:eastAsia="en-ZA"/>
              </w:rPr>
              <w:t>Total Approved OPEX Budget</w:t>
            </w:r>
          </w:p>
          <w:p w:rsidRPr="00C669AD" w:rsidR="00BB5996" w:rsidP="008C63F3" w:rsidRDefault="00BB5996" w14:paraId="35583098" w14:textId="77777777">
            <w:pPr>
              <w:rPr>
                <w:rFonts w:cs="Arial"/>
                <w:lang w:eastAsia="en-ZA"/>
              </w:rPr>
            </w:pPr>
          </w:p>
        </w:tc>
        <w:tc>
          <w:tcPr>
            <w:tcW w:w="0" w:type="auto"/>
            <w:shd w:val="clear" w:color="auto" w:fill="BFBFBF" w:themeFill="background1" w:themeFillShade="BF"/>
            <w:hideMark/>
          </w:tcPr>
          <w:p w:rsidRPr="00C669AD" w:rsidR="00BB5996" w:rsidP="008C63F3" w:rsidRDefault="00BB5996" w14:paraId="134D1A47" w14:textId="5F2A8660">
            <w:pPr>
              <w:jc w:val="center"/>
              <w:rPr>
                <w:rFonts w:cs="Arial"/>
                <w:lang w:eastAsia="en-ZA"/>
              </w:rPr>
            </w:pPr>
          </w:p>
        </w:tc>
      </w:tr>
    </w:tbl>
    <w:p w:rsidR="00A754C5" w:rsidP="00BB5996" w:rsidRDefault="00A754C5" w14:paraId="008255D6" w14:textId="77777777"/>
    <w:p w:rsidRPr="00AA6A8C" w:rsidR="00BB5996" w:rsidP="00BB5996" w:rsidRDefault="00BB5996" w14:paraId="4509D1D5" w14:textId="77777777">
      <w:pPr>
        <w:pStyle w:val="NormalWeb"/>
        <w:numPr>
          <w:ilvl w:val="1"/>
          <w:numId w:val="24"/>
        </w:numPr>
        <w:spacing w:line="240" w:lineRule="auto"/>
        <w:rPr>
          <w:rFonts w:cs="Arial"/>
          <w:b/>
          <w:sz w:val="22"/>
          <w:szCs w:val="22"/>
        </w:rPr>
      </w:pPr>
      <w:r w:rsidRPr="00AA6A8C">
        <w:rPr>
          <w:rFonts w:cs="Arial"/>
          <w:b/>
          <w:sz w:val="22"/>
          <w:szCs w:val="22"/>
        </w:rPr>
        <w:t xml:space="preserve">Total Project Cost </w:t>
      </w:r>
    </w:p>
    <w:tbl>
      <w:tblPr>
        <w:tblStyle w:val="TableGrid"/>
        <w:tblW w:w="7241" w:type="dxa"/>
        <w:tblInd w:w="715" w:type="dxa"/>
        <w:tblLook w:val="04A0" w:firstRow="1" w:lastRow="0" w:firstColumn="1" w:lastColumn="0" w:noHBand="0" w:noVBand="1"/>
      </w:tblPr>
      <w:tblGrid>
        <w:gridCol w:w="5039"/>
        <w:gridCol w:w="2202"/>
      </w:tblGrid>
      <w:tr w:rsidRPr="00AA6A8C" w:rsidR="00BB5996" w:rsidTr="00704FB7" w14:paraId="368E4A2E" w14:textId="77777777">
        <w:trPr>
          <w:trHeight w:val="978"/>
        </w:trPr>
        <w:tc>
          <w:tcPr>
            <w:tcW w:w="0" w:type="auto"/>
            <w:shd w:val="clear" w:color="auto" w:fill="BFBFBF" w:themeFill="background1" w:themeFillShade="BF"/>
            <w:hideMark/>
          </w:tcPr>
          <w:p w:rsidR="00BB5996" w:rsidP="008C63F3" w:rsidRDefault="00BB5996" w14:paraId="24C3BF55" w14:textId="77777777">
            <w:pPr>
              <w:rPr>
                <w:rFonts w:cs="Arial"/>
                <w:b/>
                <w:bCs/>
                <w:lang w:eastAsia="en-ZA"/>
              </w:rPr>
            </w:pPr>
            <w:r w:rsidRPr="00AA6A8C">
              <w:rPr>
                <w:rFonts w:cs="Arial"/>
                <w:b/>
                <w:bCs/>
                <w:lang w:eastAsia="en-ZA"/>
              </w:rPr>
              <w:t>Description</w:t>
            </w:r>
          </w:p>
          <w:p w:rsidRPr="00AA6A8C" w:rsidR="00BB5996" w:rsidP="008C63F3" w:rsidRDefault="00BB5996" w14:paraId="048FE963" w14:textId="77777777">
            <w:pPr>
              <w:jc w:val="center"/>
              <w:rPr>
                <w:rFonts w:cs="Arial"/>
                <w:b/>
                <w:bCs/>
                <w:lang w:eastAsia="en-ZA"/>
              </w:rPr>
            </w:pPr>
          </w:p>
        </w:tc>
        <w:tc>
          <w:tcPr>
            <w:tcW w:w="0" w:type="auto"/>
            <w:shd w:val="clear" w:color="auto" w:fill="BFBFBF" w:themeFill="background1" w:themeFillShade="BF"/>
            <w:hideMark/>
          </w:tcPr>
          <w:p w:rsidRPr="00AA6A8C" w:rsidR="00BB5996" w:rsidP="008C63F3" w:rsidRDefault="00BB5996" w14:paraId="1FF935B6" w14:textId="77777777">
            <w:pPr>
              <w:jc w:val="center"/>
              <w:rPr>
                <w:rFonts w:cs="Arial"/>
                <w:b/>
                <w:bCs/>
                <w:lang w:eastAsia="en-ZA"/>
              </w:rPr>
            </w:pPr>
            <w:r w:rsidRPr="00AA6A8C">
              <w:rPr>
                <w:rFonts w:cs="Arial"/>
                <w:b/>
                <w:bCs/>
                <w:lang w:eastAsia="en-ZA"/>
              </w:rPr>
              <w:t xml:space="preserve">Cost to Deliver </w:t>
            </w:r>
          </w:p>
        </w:tc>
      </w:tr>
      <w:tr w:rsidRPr="00AA6A8C" w:rsidR="00BB5996" w:rsidTr="00704FB7" w14:paraId="25B4498B" w14:textId="77777777">
        <w:trPr>
          <w:trHeight w:val="991"/>
        </w:trPr>
        <w:tc>
          <w:tcPr>
            <w:tcW w:w="0" w:type="auto"/>
            <w:hideMark/>
          </w:tcPr>
          <w:p w:rsidRPr="00AA6A8C" w:rsidR="00BB5996" w:rsidP="008C63F3" w:rsidRDefault="00BB5996" w14:paraId="0BC08FFF" w14:textId="77777777">
            <w:pPr>
              <w:rPr>
                <w:rFonts w:cs="Arial"/>
                <w:lang w:eastAsia="en-ZA"/>
              </w:rPr>
            </w:pPr>
            <w:r w:rsidRPr="00AA6A8C">
              <w:rPr>
                <w:rFonts w:cs="Arial"/>
                <w:bCs/>
                <w:lang w:eastAsia="en-ZA"/>
              </w:rPr>
              <w:t>Total CAPEX + OPEX (Excluding VAT)</w:t>
            </w:r>
          </w:p>
        </w:tc>
        <w:tc>
          <w:tcPr>
            <w:tcW w:w="0" w:type="auto"/>
          </w:tcPr>
          <w:p w:rsidRPr="00AA6A8C" w:rsidR="00BB5996" w:rsidP="008C63F3" w:rsidRDefault="00BB5996" w14:paraId="1E044ABF" w14:textId="77777777">
            <w:pPr>
              <w:jc w:val="center"/>
              <w:rPr>
                <w:rFonts w:cs="Arial"/>
                <w:lang w:eastAsia="en-ZA"/>
              </w:rPr>
            </w:pPr>
          </w:p>
        </w:tc>
      </w:tr>
      <w:tr w:rsidRPr="00AA6A8C" w:rsidR="00BB5996" w:rsidTr="00704FB7" w14:paraId="514093F7" w14:textId="77777777">
        <w:trPr>
          <w:trHeight w:val="978"/>
        </w:trPr>
        <w:tc>
          <w:tcPr>
            <w:tcW w:w="0" w:type="auto"/>
            <w:hideMark/>
          </w:tcPr>
          <w:p w:rsidRPr="00AA6A8C" w:rsidR="00BB5996" w:rsidP="008C63F3" w:rsidRDefault="00BB5996" w14:paraId="10763044" w14:textId="77777777">
            <w:pPr>
              <w:rPr>
                <w:rFonts w:cs="Arial"/>
                <w:lang w:eastAsia="en-ZA"/>
              </w:rPr>
            </w:pPr>
            <w:r w:rsidRPr="00AA6A8C">
              <w:rPr>
                <w:rFonts w:cs="Arial"/>
                <w:lang w:eastAsia="en-ZA"/>
              </w:rPr>
              <w:t>Total CAPEX + OPEX (Including VAT)</w:t>
            </w:r>
          </w:p>
        </w:tc>
        <w:tc>
          <w:tcPr>
            <w:tcW w:w="0" w:type="auto"/>
          </w:tcPr>
          <w:p w:rsidRPr="00AA6A8C" w:rsidR="00BB5996" w:rsidP="008C63F3" w:rsidRDefault="00BB5996" w14:paraId="586C63E1" w14:textId="77777777">
            <w:pPr>
              <w:jc w:val="center"/>
              <w:rPr>
                <w:rFonts w:cs="Arial"/>
                <w:lang w:eastAsia="en-ZA"/>
              </w:rPr>
            </w:pPr>
          </w:p>
        </w:tc>
      </w:tr>
    </w:tbl>
    <w:p w:rsidR="0037498D" w:rsidP="00E16915" w:rsidRDefault="00670704" w14:paraId="28EFD8B3" w14:textId="329893F2">
      <w:pPr>
        <w:pStyle w:val="Heading1"/>
        <w:rPr/>
      </w:pPr>
      <w:bookmarkStart w:name="_Toc161961279" w:id="1435402699"/>
      <w:r w:rsidR="00670704">
        <w:rPr/>
        <w:t>Roles and Accountability</w:t>
      </w:r>
      <w:bookmarkEnd w:id="1435402699"/>
    </w:p>
    <w:p w:rsidR="00B765A6" w:rsidP="00B765A6" w:rsidRDefault="00B765A6" w14:paraId="3DFE8677" w14:textId="483B32D5">
      <w:pPr>
        <w:ind w:left="360"/>
      </w:pPr>
      <w:r w:rsidRPr="00B765A6">
        <w:t>The successful delivery of the Comprehensive Infrastructure Project Management System (</w:t>
      </w:r>
      <w:r w:rsidR="00D35A8C">
        <w:t>THE PAYMENT SYSTEM</w:t>
      </w:r>
      <w:r w:rsidRPr="00B765A6">
        <w:t>) is dependent on clearly defined, formally assigned, and actively executed roles and responsibilities across the governance, business, and technical environments of the North West Department of Public Works and Roads.</w:t>
      </w:r>
    </w:p>
    <w:p w:rsidR="00B765A6" w:rsidP="00B765A6" w:rsidRDefault="00B765A6" w14:paraId="24976EE1" w14:textId="24E50C22">
      <w:pPr>
        <w:ind w:left="360"/>
      </w:pPr>
      <w:r>
        <w:t>This section establishes the accountability framework that will ensure:</w:t>
      </w:r>
    </w:p>
    <w:p w:rsidR="00B765A6" w:rsidP="00036548" w:rsidRDefault="00896AA6" w14:paraId="7BD1DFE7" w14:textId="5AB88367">
      <w:pPr>
        <w:pStyle w:val="ListParagraph"/>
        <w:numPr>
          <w:ilvl w:val="0"/>
          <w:numId w:val="4"/>
        </w:numPr>
        <w:spacing w:before="0" w:after="0"/>
      </w:pPr>
      <w:r>
        <w:t>E</w:t>
      </w:r>
      <w:r w:rsidR="00B765A6">
        <w:t>ffective decision-making</w:t>
      </w:r>
    </w:p>
    <w:p w:rsidR="00B765A6" w:rsidP="00036548" w:rsidRDefault="00896AA6" w14:paraId="16347FE9" w14:textId="7395FF46">
      <w:pPr>
        <w:pStyle w:val="ListParagraph"/>
        <w:numPr>
          <w:ilvl w:val="0"/>
          <w:numId w:val="4"/>
        </w:numPr>
        <w:spacing w:before="0" w:after="0"/>
      </w:pPr>
      <w:r>
        <w:t>P</w:t>
      </w:r>
      <w:r w:rsidR="00B765A6">
        <w:t>roper oversight and control</w:t>
      </w:r>
    </w:p>
    <w:p w:rsidR="00B765A6" w:rsidP="00036548" w:rsidRDefault="00896AA6" w14:paraId="7F1A3070" w14:textId="5C6F201B">
      <w:pPr>
        <w:pStyle w:val="ListParagraph"/>
        <w:numPr>
          <w:ilvl w:val="0"/>
          <w:numId w:val="4"/>
        </w:numPr>
        <w:spacing w:before="0" w:after="0"/>
      </w:pPr>
      <w:r>
        <w:t>S</w:t>
      </w:r>
      <w:r w:rsidR="00B765A6">
        <w:t>egregation of duties</w:t>
      </w:r>
    </w:p>
    <w:p w:rsidR="00B765A6" w:rsidP="00036548" w:rsidRDefault="00896AA6" w14:paraId="52348EA0" w14:textId="2E2F996E">
      <w:pPr>
        <w:pStyle w:val="ListParagraph"/>
        <w:numPr>
          <w:ilvl w:val="0"/>
          <w:numId w:val="4"/>
        </w:numPr>
        <w:spacing w:before="0" w:after="0"/>
      </w:pPr>
      <w:r>
        <w:t>T</w:t>
      </w:r>
      <w:r w:rsidR="00B765A6">
        <w:t>raceability of approvals</w:t>
      </w:r>
    </w:p>
    <w:p w:rsidR="00B765A6" w:rsidP="00036548" w:rsidRDefault="00896AA6" w14:paraId="3A4E4B46" w14:textId="731DE0D5">
      <w:pPr>
        <w:pStyle w:val="ListParagraph"/>
        <w:numPr>
          <w:ilvl w:val="0"/>
          <w:numId w:val="4"/>
        </w:numPr>
        <w:spacing w:before="0" w:after="0"/>
      </w:pPr>
      <w:r>
        <w:t>A</w:t>
      </w:r>
      <w:r w:rsidR="00B765A6">
        <w:t>lignment between business ownership and technical implementation</w:t>
      </w:r>
    </w:p>
    <w:p w:rsidR="00B765A6" w:rsidP="00036548" w:rsidRDefault="00896AA6" w14:paraId="4C6E9A66" w14:textId="5C473D58">
      <w:pPr>
        <w:pStyle w:val="ListParagraph"/>
        <w:numPr>
          <w:ilvl w:val="0"/>
          <w:numId w:val="4"/>
        </w:numPr>
        <w:spacing w:before="0" w:after="0"/>
      </w:pPr>
      <w:r>
        <w:t>C</w:t>
      </w:r>
      <w:r w:rsidR="00B765A6">
        <w:t>ompliance with departmental governance and audit requirements</w:t>
      </w:r>
    </w:p>
    <w:p w:rsidR="00B765A6" w:rsidP="00B765A6" w:rsidRDefault="00B765A6" w14:paraId="473D7546" w14:textId="77777777">
      <w:pPr>
        <w:pStyle w:val="ListParagraph"/>
        <w:spacing w:before="0" w:after="0"/>
      </w:pPr>
    </w:p>
    <w:p w:rsidR="00B765A6" w:rsidP="00B765A6" w:rsidRDefault="00B765A6" w14:paraId="33238CFE" w14:textId="77777777">
      <w:pPr>
        <w:ind w:left="360"/>
      </w:pPr>
      <w:r w:rsidRPr="00B765A6">
        <w:t xml:space="preserve">The roles defined in this Charter operate within the approved project governance structure and are mandatory for all project participants, including departmental officials, programme representatives, ICT, and </w:t>
      </w:r>
      <w:r>
        <w:t>PPPMU</w:t>
      </w:r>
      <w:r w:rsidRPr="00B765A6">
        <w:t>.</w:t>
      </w:r>
    </w:p>
    <w:p w:rsidR="00B765A6" w:rsidP="00B765A6" w:rsidRDefault="00B765A6" w14:paraId="6102DEDC" w14:textId="6ACF9C60">
      <w:pPr>
        <w:ind w:left="360"/>
      </w:pPr>
      <w:r>
        <w:t>Each role carries:</w:t>
      </w:r>
    </w:p>
    <w:p w:rsidR="00B765A6" w:rsidP="00036548" w:rsidRDefault="00896AA6" w14:paraId="330F649C" w14:textId="34093D73">
      <w:pPr>
        <w:pStyle w:val="ListParagraph"/>
        <w:numPr>
          <w:ilvl w:val="0"/>
          <w:numId w:val="4"/>
        </w:numPr>
        <w:spacing w:before="0" w:after="0"/>
      </w:pPr>
      <w:r>
        <w:t>A</w:t>
      </w:r>
      <w:r w:rsidR="00B765A6">
        <w:t xml:space="preserve"> clearly defined mandate</w:t>
      </w:r>
    </w:p>
    <w:p w:rsidR="00B765A6" w:rsidP="00036548" w:rsidRDefault="00896AA6" w14:paraId="636B1BD4" w14:textId="61872E81">
      <w:pPr>
        <w:pStyle w:val="ListParagraph"/>
        <w:numPr>
          <w:ilvl w:val="0"/>
          <w:numId w:val="4"/>
        </w:numPr>
        <w:spacing w:before="0" w:after="0"/>
      </w:pPr>
      <w:r>
        <w:t>D</w:t>
      </w:r>
      <w:r w:rsidR="00B765A6">
        <w:t>ecision rights</w:t>
      </w:r>
    </w:p>
    <w:p w:rsidR="00B765A6" w:rsidP="00036548" w:rsidRDefault="00896AA6" w14:paraId="034008CF" w14:textId="1A1000E1">
      <w:pPr>
        <w:pStyle w:val="ListParagraph"/>
        <w:numPr>
          <w:ilvl w:val="0"/>
          <w:numId w:val="4"/>
        </w:numPr>
        <w:spacing w:before="0" w:after="0"/>
      </w:pPr>
      <w:r>
        <w:t>A</w:t>
      </w:r>
      <w:r w:rsidR="00B765A6">
        <w:t>pproval authority</w:t>
      </w:r>
    </w:p>
    <w:p w:rsidR="00B765A6" w:rsidP="00036548" w:rsidRDefault="00896AA6" w14:paraId="0F9FD544" w14:textId="72FE6E6F">
      <w:pPr>
        <w:pStyle w:val="ListParagraph"/>
        <w:numPr>
          <w:ilvl w:val="0"/>
          <w:numId w:val="4"/>
        </w:numPr>
        <w:spacing w:before="0" w:after="0"/>
      </w:pPr>
      <w:r>
        <w:t>P</w:t>
      </w:r>
      <w:r w:rsidR="00B765A6">
        <w:t>erformance accountability.</w:t>
      </w:r>
    </w:p>
    <w:p w:rsidR="00B765A6" w:rsidP="00B765A6" w:rsidRDefault="00B765A6" w14:paraId="7EFA7120" w14:textId="6AFBEC0D">
      <w:pPr>
        <w:ind w:left="360"/>
      </w:pPr>
      <w:r>
        <w:t>Responsibilities are allocated in a manner that:</w:t>
      </w:r>
    </w:p>
    <w:p w:rsidR="00B765A6" w:rsidP="00036548" w:rsidRDefault="00F13336" w14:paraId="79762E1C" w14:textId="25DF8918">
      <w:pPr>
        <w:pStyle w:val="ListParagraph"/>
        <w:numPr>
          <w:ilvl w:val="0"/>
          <w:numId w:val="4"/>
        </w:numPr>
        <w:spacing w:before="0" w:after="0"/>
      </w:pPr>
      <w:r>
        <w:t>E</w:t>
      </w:r>
      <w:r w:rsidR="00B765A6">
        <w:t>nsures business ownership of requirements, data, and user acceptance</w:t>
      </w:r>
    </w:p>
    <w:p w:rsidR="00B765A6" w:rsidP="00036548" w:rsidRDefault="00B765A6" w14:paraId="6D4FDF00" w14:textId="12F2C96F">
      <w:pPr>
        <w:pStyle w:val="ListParagraph"/>
        <w:numPr>
          <w:ilvl w:val="0"/>
          <w:numId w:val="4"/>
        </w:numPr>
        <w:spacing w:before="0" w:after="0"/>
      </w:pPr>
      <w:r>
        <w:t>assigns technical accountability for solution design, configuration, and performance</w:t>
      </w:r>
    </w:p>
    <w:p w:rsidR="00B765A6" w:rsidP="00036548" w:rsidRDefault="00F13336" w14:paraId="0951D1C7" w14:textId="0B9B1F6F">
      <w:pPr>
        <w:pStyle w:val="ListParagraph"/>
        <w:numPr>
          <w:ilvl w:val="0"/>
          <w:numId w:val="4"/>
        </w:numPr>
        <w:spacing w:before="0" w:after="0"/>
      </w:pPr>
      <w:r>
        <w:t>M</w:t>
      </w:r>
      <w:r w:rsidR="00B765A6">
        <w:t>aintains executive oversight for strategic direction, funding, and phase</w:t>
      </w:r>
    </w:p>
    <w:p w:rsidR="00B765A6" w:rsidP="00036548" w:rsidRDefault="00F13336" w14:paraId="6F667270" w14:textId="5911A443">
      <w:pPr>
        <w:pStyle w:val="ListParagraph"/>
        <w:numPr>
          <w:ilvl w:val="0"/>
          <w:numId w:val="4"/>
        </w:numPr>
        <w:spacing w:before="0" w:after="0"/>
      </w:pPr>
      <w:r>
        <w:t>P</w:t>
      </w:r>
      <w:r w:rsidR="00B765A6">
        <w:t>rovides independent assurance through risk, finance, SCM, and internal audit participation.</w:t>
      </w:r>
    </w:p>
    <w:p w:rsidR="00B765A6" w:rsidP="00B765A6" w:rsidRDefault="00B765A6" w14:paraId="041FB67C" w14:textId="0167F042">
      <w:pPr>
        <w:ind w:left="360"/>
      </w:pPr>
      <w:r>
        <w:t>To support transparency and control, a formal RASCI model will be applied to all key deliverables and stage-gate approvals. This will ensure that:</w:t>
      </w:r>
    </w:p>
    <w:p w:rsidR="00B765A6" w:rsidP="00036548" w:rsidRDefault="00224899" w14:paraId="09891ED5" w14:textId="14D78E5C">
      <w:pPr>
        <w:pStyle w:val="ListParagraph"/>
        <w:numPr>
          <w:ilvl w:val="0"/>
          <w:numId w:val="4"/>
        </w:numPr>
        <w:spacing w:before="0" w:after="0"/>
      </w:pPr>
      <w:r>
        <w:t>N</w:t>
      </w:r>
      <w:r w:rsidR="00B765A6">
        <w:t>o deliverable is produced without an accountable owner</w:t>
      </w:r>
    </w:p>
    <w:p w:rsidR="00B765A6" w:rsidP="00036548" w:rsidRDefault="00224899" w14:paraId="31DC8BCB" w14:textId="2C7D281B">
      <w:pPr>
        <w:pStyle w:val="ListParagraph"/>
        <w:numPr>
          <w:ilvl w:val="0"/>
          <w:numId w:val="4"/>
        </w:numPr>
        <w:spacing w:before="0" w:after="0"/>
      </w:pPr>
      <w:r>
        <w:t>N</w:t>
      </w:r>
      <w:r w:rsidR="00B765A6">
        <w:t>o approval is granted without the appropriate authority</w:t>
      </w:r>
    </w:p>
    <w:p w:rsidR="00B765A6" w:rsidP="00036548" w:rsidRDefault="00224899" w14:paraId="1448FB83" w14:textId="58784EA0">
      <w:pPr>
        <w:pStyle w:val="ListParagraph"/>
        <w:numPr>
          <w:ilvl w:val="0"/>
          <w:numId w:val="4"/>
        </w:numPr>
        <w:spacing w:before="0" w:after="0"/>
      </w:pPr>
      <w:r>
        <w:t>A</w:t>
      </w:r>
      <w:r w:rsidR="00B765A6">
        <w:t>ll decisions are auditable and formally recorded.</w:t>
      </w:r>
    </w:p>
    <w:p w:rsidR="00B765A6" w:rsidP="00B765A6" w:rsidRDefault="00B80880" w14:paraId="13BA96BB" w14:textId="49F02BC1">
      <w:pPr>
        <w:ind w:left="360"/>
      </w:pPr>
      <w:r>
        <w:t>t</w:t>
      </w:r>
      <w:r w:rsidR="00B765A6">
        <w:t>his structured allocation of roles and responsibilities directly addresses the need for strengthened governance, improved control over project execution, and enhanced accountability for the achievement of project outcomes.</w:t>
      </w:r>
    </w:p>
    <w:p w:rsidRPr="00B765A6" w:rsidR="00B765A6" w:rsidP="00B765A6" w:rsidRDefault="00B765A6" w14:paraId="607C5300" w14:textId="77777777">
      <w:pPr>
        <w:pStyle w:val="ListParagraph"/>
        <w:spacing w:before="0" w:after="0"/>
      </w:pPr>
    </w:p>
    <w:p w:rsidR="00670704" w:rsidP="00670704" w:rsidRDefault="00670704" w14:paraId="363D8674" w14:textId="2FF9B36F">
      <w:pPr>
        <w:pStyle w:val="ListParagraph"/>
        <w:numPr>
          <w:ilvl w:val="1"/>
          <w:numId w:val="1"/>
        </w:numPr>
        <w:rPr>
          <w:b/>
          <w:bCs/>
        </w:rPr>
      </w:pPr>
      <w:r>
        <w:rPr>
          <w:b/>
          <w:bCs/>
        </w:rPr>
        <w:t xml:space="preserve">Project </w:t>
      </w:r>
      <w:r w:rsidRPr="00670704">
        <w:rPr>
          <w:b/>
          <w:bCs/>
        </w:rPr>
        <w:t>Roles</w:t>
      </w:r>
    </w:p>
    <w:p w:rsidR="00B765A6" w:rsidP="008C0CDC" w:rsidRDefault="00B765A6" w14:paraId="60BEF1D2" w14:textId="1A6D4085">
      <w:pPr>
        <w:ind w:left="360"/>
      </w:pPr>
      <w:r>
        <w:t xml:space="preserve">The </w:t>
      </w:r>
      <w:r w:rsidR="00224899">
        <w:t>Payment System</w:t>
      </w:r>
      <w:r w:rsidR="006C47EC">
        <w:t>`</w:t>
      </w:r>
      <w:r>
        <w:t xml:space="preserve"> project is executed through a multi-tier governance and delivery structure that brings together executive leadership, programme </w:t>
      </w:r>
      <w:r w:rsidR="00CE3555">
        <w:t>management, structures</w:t>
      </w:r>
      <w:r>
        <w:t xml:space="preserve"> units, ICT, and the implementation partner.</w:t>
      </w:r>
    </w:p>
    <w:p w:rsidR="00B765A6" w:rsidP="00B765A6" w:rsidRDefault="00B765A6" w14:paraId="4D774C68" w14:textId="66A3E7E0">
      <w:pPr>
        <w:ind w:left="360"/>
      </w:pPr>
      <w:r>
        <w:t>Each role defined in this Charter represents a specific level of authority and accountability within the project and is aligned to:</w:t>
      </w:r>
    </w:p>
    <w:p w:rsidR="00B765A6" w:rsidP="00036548" w:rsidRDefault="00BF33FC" w14:paraId="47C4F868" w14:textId="6C50F379">
      <w:pPr>
        <w:pStyle w:val="ListParagraph"/>
        <w:numPr>
          <w:ilvl w:val="0"/>
          <w:numId w:val="4"/>
        </w:numPr>
        <w:spacing w:before="0" w:after="0"/>
      </w:pPr>
      <w:r>
        <w:t>S</w:t>
      </w:r>
      <w:r w:rsidR="00B765A6">
        <w:t>trategic oversight</w:t>
      </w:r>
    </w:p>
    <w:p w:rsidR="00B765A6" w:rsidP="00036548" w:rsidRDefault="00BF33FC" w14:paraId="79B1B06E" w14:textId="78995BE5">
      <w:pPr>
        <w:pStyle w:val="ListParagraph"/>
        <w:numPr>
          <w:ilvl w:val="0"/>
          <w:numId w:val="4"/>
        </w:numPr>
        <w:spacing w:before="0" w:after="0"/>
      </w:pPr>
      <w:r>
        <w:t>O</w:t>
      </w:r>
      <w:r w:rsidR="00B765A6">
        <w:t>perational delivery</w:t>
      </w:r>
    </w:p>
    <w:p w:rsidR="00B765A6" w:rsidP="00036548" w:rsidRDefault="00BF33FC" w14:paraId="609319C7" w14:textId="2E67529C">
      <w:pPr>
        <w:pStyle w:val="ListParagraph"/>
        <w:numPr>
          <w:ilvl w:val="0"/>
          <w:numId w:val="4"/>
        </w:numPr>
        <w:spacing w:before="0" w:after="0"/>
      </w:pPr>
      <w:r>
        <w:t>T</w:t>
      </w:r>
      <w:r w:rsidR="00B765A6">
        <w:t>echnical governance</w:t>
      </w:r>
    </w:p>
    <w:p w:rsidR="00B765A6" w:rsidP="00036548" w:rsidRDefault="00BF33FC" w14:paraId="67BCB118" w14:textId="4CD8EC3C">
      <w:pPr>
        <w:pStyle w:val="ListParagraph"/>
        <w:numPr>
          <w:ilvl w:val="0"/>
          <w:numId w:val="4"/>
        </w:numPr>
        <w:spacing w:before="0" w:after="0"/>
      </w:pPr>
      <w:r>
        <w:t>B</w:t>
      </w:r>
      <w:r w:rsidR="00B765A6">
        <w:t>usiness ownership</w:t>
      </w:r>
    </w:p>
    <w:p w:rsidR="00B765A6" w:rsidP="00036548" w:rsidRDefault="00BF33FC" w14:paraId="32F835D2" w14:textId="38EB912A">
      <w:pPr>
        <w:pStyle w:val="ListParagraph"/>
        <w:numPr>
          <w:ilvl w:val="0"/>
          <w:numId w:val="4"/>
        </w:numPr>
        <w:spacing w:before="0" w:after="0"/>
      </w:pPr>
      <w:r>
        <w:t>A</w:t>
      </w:r>
      <w:r w:rsidR="00B765A6">
        <w:t>ssurance and compliance.</w:t>
      </w:r>
    </w:p>
    <w:p w:rsidR="00B765A6" w:rsidP="00B765A6" w:rsidRDefault="00B80880" w14:paraId="59A2B577" w14:textId="0ABF7CEC">
      <w:pPr>
        <w:ind w:left="360"/>
      </w:pPr>
      <w:r>
        <w:t>t</w:t>
      </w:r>
      <w:r w:rsidR="00B765A6">
        <w:t>he roles are structured to ensure that:</w:t>
      </w:r>
    </w:p>
    <w:p w:rsidR="00B765A6" w:rsidP="00036548" w:rsidRDefault="00B765A6" w14:paraId="11B51001" w14:textId="7AC20A34">
      <w:pPr>
        <w:pStyle w:val="ListParagraph"/>
        <w:numPr>
          <w:ilvl w:val="0"/>
          <w:numId w:val="4"/>
        </w:numPr>
        <w:spacing w:before="0" w:after="0"/>
      </w:pPr>
      <w:r>
        <w:t>strategic decisions are taken at the appropriate executive level</w:t>
      </w:r>
    </w:p>
    <w:p w:rsidR="00B765A6" w:rsidP="00036548" w:rsidRDefault="00B765A6" w14:paraId="5A8334BA" w14:textId="0DBF96B9">
      <w:pPr>
        <w:pStyle w:val="ListParagraph"/>
        <w:numPr>
          <w:ilvl w:val="0"/>
          <w:numId w:val="4"/>
        </w:numPr>
        <w:spacing w:before="0" w:after="0"/>
      </w:pPr>
      <w:r>
        <w:t>technical decisions are governed through the Technical Steering Committee</w:t>
      </w:r>
    </w:p>
    <w:p w:rsidR="00B765A6" w:rsidP="00036548" w:rsidRDefault="00B765A6" w14:paraId="3E5E1B79" w14:textId="46A42053">
      <w:pPr>
        <w:pStyle w:val="ListParagraph"/>
        <w:numPr>
          <w:ilvl w:val="0"/>
          <w:numId w:val="4"/>
        </w:numPr>
        <w:spacing w:before="0" w:after="0"/>
      </w:pPr>
      <w:r>
        <w:t>operational execution is coordinated through the Project Manager</w:t>
      </w:r>
    </w:p>
    <w:p w:rsidR="00B765A6" w:rsidP="00036548" w:rsidRDefault="00B765A6" w14:paraId="24B1CF18" w14:textId="64EFF8D2">
      <w:pPr>
        <w:pStyle w:val="ListParagraph"/>
        <w:numPr>
          <w:ilvl w:val="0"/>
          <w:numId w:val="4"/>
        </w:numPr>
        <w:spacing w:before="0" w:after="0"/>
      </w:pPr>
      <w:r>
        <w:t>programme and business units retain ownership of their processes, data, and user acceptance</w:t>
      </w:r>
    </w:p>
    <w:p w:rsidR="00B765A6" w:rsidP="00036548" w:rsidRDefault="00B765A6" w14:paraId="54629AEB" w14:textId="77777777">
      <w:pPr>
        <w:pStyle w:val="ListParagraph"/>
        <w:numPr>
          <w:ilvl w:val="0"/>
          <w:numId w:val="4"/>
        </w:numPr>
        <w:spacing w:before="0" w:after="0"/>
      </w:pPr>
      <w:r>
        <w:t>independent control functions provide oversight over financial, contractual, and risk-related matters.</w:t>
      </w:r>
    </w:p>
    <w:p w:rsidR="00B765A6" w:rsidP="00B765A6" w:rsidRDefault="00B765A6" w14:paraId="4D9BD8E7" w14:textId="77777777">
      <w:pPr>
        <w:ind w:left="360"/>
      </w:pPr>
      <w:r>
        <w:t>All roles defined in this Charter are formally recognised project roles and are not advisory in nature.</w:t>
      </w:r>
    </w:p>
    <w:p w:rsidRPr="00B765A6" w:rsidR="005B5B2D" w:rsidP="00CC09BF" w:rsidRDefault="00B765A6" w14:paraId="2B2E01BD" w14:textId="0E59DA63">
      <w:pPr>
        <w:ind w:left="360"/>
      </w:pPr>
      <w:r>
        <w:t>Role holders are required to actively participate in governance structures and fulfil their decision-making and approval responsibilities.</w:t>
      </w:r>
    </w:p>
    <w:p w:rsidRPr="007555DC" w:rsidR="00670704" w:rsidP="00B765A6" w:rsidRDefault="00135AF7" w14:paraId="1D78EC6D" w14:textId="11542877">
      <w:pPr>
        <w:rPr>
          <w:i/>
          <w:iCs/>
        </w:rPr>
      </w:pPr>
      <w:r w:rsidRPr="007555DC">
        <w:rPr>
          <w:i/>
          <w:iCs/>
        </w:rPr>
        <w:t xml:space="preserve">**Please refer to </w:t>
      </w:r>
      <w:r w:rsidR="00436E19">
        <w:rPr>
          <w:i/>
          <w:iCs/>
        </w:rPr>
        <w:t xml:space="preserve">the </w:t>
      </w:r>
      <w:r w:rsidRPr="007555DC" w:rsidR="007555DC">
        <w:rPr>
          <w:i/>
          <w:iCs/>
        </w:rPr>
        <w:t xml:space="preserve"> stakeholder matrix</w:t>
      </w:r>
      <w:r w:rsidR="007222A0">
        <w:rPr>
          <w:i/>
          <w:iCs/>
        </w:rPr>
        <w:t xml:space="preserve"> document for stakeholder detail</w:t>
      </w:r>
    </w:p>
    <w:tbl>
      <w:tblPr>
        <w:tblW w:w="9351" w:type="dxa"/>
        <w:tblLook w:val="04A0" w:firstRow="1" w:lastRow="0" w:firstColumn="1" w:lastColumn="0" w:noHBand="0" w:noVBand="1"/>
      </w:tblPr>
      <w:tblGrid>
        <w:gridCol w:w="1940"/>
        <w:gridCol w:w="1780"/>
        <w:gridCol w:w="1842"/>
        <w:gridCol w:w="3789"/>
      </w:tblGrid>
      <w:tr w:rsidRPr="005C657A" w:rsidR="00670704" w:rsidTr="00706650" w14:paraId="639BD2EF" w14:textId="77777777">
        <w:trPr>
          <w:trHeight w:val="864"/>
        </w:trPr>
        <w:tc>
          <w:tcPr>
            <w:tcW w:w="194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5C657A" w:rsidR="00670704" w:rsidP="00706650" w:rsidRDefault="00670704" w14:paraId="154BA42E" w14:textId="77777777">
            <w:pPr>
              <w:spacing w:before="0" w:after="0" w:line="240" w:lineRule="auto"/>
              <w:jc w:val="center"/>
              <w:rPr>
                <w:rFonts w:ascii="Aptos Narrow" w:hAnsi="Aptos Narrow"/>
                <w:b/>
                <w:bCs/>
                <w:color w:val="000000"/>
                <w:sz w:val="22"/>
                <w:szCs w:val="22"/>
                <w:lang w:eastAsia="en-ZA"/>
              </w:rPr>
            </w:pPr>
            <w:r w:rsidRPr="005C657A">
              <w:rPr>
                <w:rFonts w:ascii="Aptos Narrow" w:hAnsi="Aptos Narrow"/>
                <w:b/>
                <w:bCs/>
                <w:color w:val="000000"/>
                <w:sz w:val="22"/>
                <w:szCs w:val="22"/>
                <w:lang w:eastAsia="en-ZA"/>
              </w:rPr>
              <w:t>Stakeholder</w:t>
            </w:r>
          </w:p>
        </w:tc>
        <w:tc>
          <w:tcPr>
            <w:tcW w:w="1780" w:type="dxa"/>
            <w:tcBorders>
              <w:top w:val="single" w:color="auto" w:sz="4" w:space="0"/>
              <w:left w:val="nil"/>
              <w:bottom w:val="single" w:color="auto" w:sz="4" w:space="0"/>
              <w:right w:val="single" w:color="auto" w:sz="4" w:space="0"/>
            </w:tcBorders>
            <w:shd w:val="clear" w:color="000000" w:fill="E8E8E8"/>
            <w:vAlign w:val="center"/>
            <w:hideMark/>
          </w:tcPr>
          <w:p w:rsidRPr="005C657A" w:rsidR="00670704" w:rsidP="00706650" w:rsidRDefault="00670704" w14:paraId="11E641C5" w14:textId="77777777">
            <w:pPr>
              <w:spacing w:before="0" w:after="0" w:line="240" w:lineRule="auto"/>
              <w:jc w:val="center"/>
              <w:rPr>
                <w:rFonts w:ascii="Aptos Narrow" w:hAnsi="Aptos Narrow"/>
                <w:b/>
                <w:bCs/>
                <w:color w:val="000000"/>
                <w:sz w:val="22"/>
                <w:szCs w:val="22"/>
                <w:lang w:eastAsia="en-ZA"/>
              </w:rPr>
            </w:pPr>
            <w:r w:rsidRPr="005C657A">
              <w:rPr>
                <w:rFonts w:ascii="Aptos Narrow" w:hAnsi="Aptos Narrow"/>
                <w:b/>
                <w:bCs/>
                <w:color w:val="000000"/>
                <w:sz w:val="22"/>
                <w:szCs w:val="22"/>
                <w:lang w:eastAsia="en-ZA"/>
              </w:rPr>
              <w:t>Role</w:t>
            </w:r>
          </w:p>
        </w:tc>
        <w:tc>
          <w:tcPr>
            <w:tcW w:w="1842" w:type="dxa"/>
            <w:tcBorders>
              <w:top w:val="single" w:color="auto" w:sz="4" w:space="0"/>
              <w:left w:val="nil"/>
              <w:bottom w:val="single" w:color="auto" w:sz="4" w:space="0"/>
              <w:right w:val="single" w:color="auto" w:sz="4" w:space="0"/>
            </w:tcBorders>
            <w:shd w:val="clear" w:color="000000" w:fill="E8E8E8"/>
            <w:vAlign w:val="center"/>
            <w:hideMark/>
          </w:tcPr>
          <w:p w:rsidRPr="005C657A" w:rsidR="00670704" w:rsidP="00706650" w:rsidRDefault="00670704" w14:paraId="4975D9DD" w14:textId="77777777">
            <w:pPr>
              <w:spacing w:before="0" w:after="0" w:line="240" w:lineRule="auto"/>
              <w:jc w:val="center"/>
              <w:rPr>
                <w:rFonts w:ascii="Aptos Narrow" w:hAnsi="Aptos Narrow"/>
                <w:b/>
                <w:bCs/>
                <w:color w:val="000000"/>
                <w:sz w:val="22"/>
                <w:szCs w:val="22"/>
                <w:lang w:eastAsia="en-ZA"/>
              </w:rPr>
            </w:pPr>
            <w:r w:rsidRPr="005C657A">
              <w:rPr>
                <w:rFonts w:ascii="Aptos Narrow" w:hAnsi="Aptos Narrow"/>
                <w:b/>
                <w:bCs/>
                <w:color w:val="000000"/>
                <w:sz w:val="22"/>
                <w:szCs w:val="22"/>
                <w:lang w:eastAsia="en-ZA"/>
              </w:rPr>
              <w:t>Interest</w:t>
            </w:r>
          </w:p>
        </w:tc>
        <w:tc>
          <w:tcPr>
            <w:tcW w:w="3789" w:type="dxa"/>
            <w:tcBorders>
              <w:top w:val="single" w:color="auto" w:sz="4" w:space="0"/>
              <w:left w:val="nil"/>
              <w:bottom w:val="single" w:color="auto" w:sz="4" w:space="0"/>
              <w:right w:val="single" w:color="auto" w:sz="4" w:space="0"/>
            </w:tcBorders>
            <w:shd w:val="clear" w:color="000000" w:fill="E8E8E8"/>
            <w:vAlign w:val="center"/>
            <w:hideMark/>
          </w:tcPr>
          <w:p w:rsidRPr="005C657A" w:rsidR="00670704" w:rsidP="00706650" w:rsidRDefault="00670704" w14:paraId="4933CF12" w14:textId="77777777">
            <w:pPr>
              <w:spacing w:before="0" w:after="0" w:line="240" w:lineRule="auto"/>
              <w:jc w:val="center"/>
              <w:rPr>
                <w:rFonts w:ascii="Aptos Narrow" w:hAnsi="Aptos Narrow"/>
                <w:b/>
                <w:bCs/>
                <w:color w:val="000000"/>
                <w:sz w:val="22"/>
                <w:szCs w:val="22"/>
                <w:lang w:eastAsia="en-ZA"/>
              </w:rPr>
            </w:pPr>
            <w:r w:rsidRPr="005C657A">
              <w:rPr>
                <w:rFonts w:ascii="Aptos Narrow" w:hAnsi="Aptos Narrow"/>
                <w:b/>
                <w:bCs/>
                <w:color w:val="000000"/>
                <w:sz w:val="22"/>
                <w:szCs w:val="22"/>
                <w:lang w:eastAsia="en-ZA"/>
              </w:rPr>
              <w:t>Engagement Strategy</w:t>
            </w:r>
          </w:p>
        </w:tc>
      </w:tr>
      <w:tr w:rsidRPr="005C657A" w:rsidR="00670704" w:rsidTr="00706650" w14:paraId="56D4682B" w14:textId="77777777">
        <w:trPr>
          <w:trHeight w:val="1440"/>
        </w:trPr>
        <w:tc>
          <w:tcPr>
            <w:tcW w:w="1940" w:type="dxa"/>
            <w:tcBorders>
              <w:top w:val="nil"/>
              <w:left w:val="single" w:color="auto" w:sz="4" w:space="0"/>
              <w:bottom w:val="single" w:color="auto" w:sz="4" w:space="0"/>
              <w:right w:val="single" w:color="auto" w:sz="4" w:space="0"/>
            </w:tcBorders>
            <w:vAlign w:val="center"/>
            <w:hideMark/>
          </w:tcPr>
          <w:p w:rsidRPr="005C657A" w:rsidR="00670704" w:rsidP="00706650" w:rsidRDefault="00670704" w14:paraId="6BF7FC27"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Head of Department (HOD)</w:t>
            </w:r>
          </w:p>
        </w:tc>
        <w:tc>
          <w:tcPr>
            <w:tcW w:w="1780" w:type="dxa"/>
            <w:tcBorders>
              <w:top w:val="nil"/>
              <w:left w:val="nil"/>
              <w:bottom w:val="single" w:color="auto" w:sz="4" w:space="0"/>
              <w:right w:val="single" w:color="auto" w:sz="4" w:space="0"/>
            </w:tcBorders>
            <w:vAlign w:val="center"/>
            <w:hideMark/>
          </w:tcPr>
          <w:p w:rsidRPr="005C657A" w:rsidR="00670704" w:rsidP="00706650" w:rsidRDefault="00670704" w14:paraId="23916280"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Executive Authority</w:t>
            </w:r>
          </w:p>
        </w:tc>
        <w:tc>
          <w:tcPr>
            <w:tcW w:w="1842" w:type="dxa"/>
            <w:tcBorders>
              <w:top w:val="nil"/>
              <w:left w:val="nil"/>
              <w:bottom w:val="single" w:color="auto" w:sz="4" w:space="0"/>
              <w:right w:val="single" w:color="auto" w:sz="4" w:space="0"/>
            </w:tcBorders>
            <w:vAlign w:val="center"/>
            <w:hideMark/>
          </w:tcPr>
          <w:p w:rsidRPr="005C657A" w:rsidR="00670704" w:rsidP="00706650" w:rsidRDefault="00670704" w14:paraId="1B7C8592"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High</w:t>
            </w:r>
          </w:p>
        </w:tc>
        <w:tc>
          <w:tcPr>
            <w:tcW w:w="3789" w:type="dxa"/>
            <w:tcBorders>
              <w:top w:val="nil"/>
              <w:left w:val="nil"/>
              <w:bottom w:val="single" w:color="auto" w:sz="4" w:space="0"/>
              <w:right w:val="single" w:color="auto" w:sz="4" w:space="0"/>
            </w:tcBorders>
            <w:vAlign w:val="center"/>
            <w:hideMark/>
          </w:tcPr>
          <w:p w:rsidRPr="005C657A" w:rsidR="00670704" w:rsidP="00706650" w:rsidRDefault="00670704" w14:paraId="131CE6F1"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Manage closely – Regular executive briefings</w:t>
            </w:r>
          </w:p>
        </w:tc>
      </w:tr>
      <w:tr w:rsidRPr="005C657A" w:rsidR="00670704" w:rsidTr="00706650" w14:paraId="143EF513" w14:textId="77777777">
        <w:trPr>
          <w:trHeight w:val="1728"/>
        </w:trPr>
        <w:tc>
          <w:tcPr>
            <w:tcW w:w="1940" w:type="dxa"/>
            <w:tcBorders>
              <w:top w:val="nil"/>
              <w:left w:val="single" w:color="auto" w:sz="4" w:space="0"/>
              <w:bottom w:val="single" w:color="auto" w:sz="4" w:space="0"/>
              <w:right w:val="single" w:color="auto" w:sz="4" w:space="0"/>
            </w:tcBorders>
            <w:vAlign w:val="center"/>
            <w:hideMark/>
          </w:tcPr>
          <w:p w:rsidRPr="005C657A" w:rsidR="00670704" w:rsidP="00706650" w:rsidRDefault="00670704" w14:paraId="2DAD1170"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CIO</w:t>
            </w:r>
          </w:p>
        </w:tc>
        <w:tc>
          <w:tcPr>
            <w:tcW w:w="1780" w:type="dxa"/>
            <w:tcBorders>
              <w:top w:val="nil"/>
              <w:left w:val="nil"/>
              <w:bottom w:val="single" w:color="auto" w:sz="4" w:space="0"/>
              <w:right w:val="single" w:color="auto" w:sz="4" w:space="0"/>
            </w:tcBorders>
            <w:vAlign w:val="center"/>
            <w:hideMark/>
          </w:tcPr>
          <w:p w:rsidRPr="005C657A" w:rsidR="00670704" w:rsidP="00706650" w:rsidRDefault="00670704" w14:paraId="6382CB07"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System Owner</w:t>
            </w:r>
          </w:p>
        </w:tc>
        <w:tc>
          <w:tcPr>
            <w:tcW w:w="1842" w:type="dxa"/>
            <w:tcBorders>
              <w:top w:val="nil"/>
              <w:left w:val="nil"/>
              <w:bottom w:val="single" w:color="auto" w:sz="4" w:space="0"/>
              <w:right w:val="single" w:color="auto" w:sz="4" w:space="0"/>
            </w:tcBorders>
            <w:vAlign w:val="center"/>
            <w:hideMark/>
          </w:tcPr>
          <w:p w:rsidRPr="005C657A" w:rsidR="00670704" w:rsidP="00706650" w:rsidRDefault="00670704" w14:paraId="2BB3C77A"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High</w:t>
            </w:r>
          </w:p>
        </w:tc>
        <w:tc>
          <w:tcPr>
            <w:tcW w:w="3789" w:type="dxa"/>
            <w:tcBorders>
              <w:top w:val="nil"/>
              <w:left w:val="nil"/>
              <w:bottom w:val="single" w:color="auto" w:sz="4" w:space="0"/>
              <w:right w:val="single" w:color="auto" w:sz="4" w:space="0"/>
            </w:tcBorders>
            <w:vAlign w:val="center"/>
            <w:hideMark/>
          </w:tcPr>
          <w:p w:rsidRPr="005C657A" w:rsidR="00670704" w:rsidP="00706650" w:rsidRDefault="00670704" w14:paraId="2AF8576F"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Manage closely – Steering committee member</w:t>
            </w:r>
          </w:p>
        </w:tc>
      </w:tr>
      <w:tr w:rsidRPr="005C657A" w:rsidR="00670704" w:rsidTr="00706650" w14:paraId="2B925475" w14:textId="77777777">
        <w:trPr>
          <w:trHeight w:val="864"/>
        </w:trPr>
        <w:tc>
          <w:tcPr>
            <w:tcW w:w="1940" w:type="dxa"/>
            <w:tcBorders>
              <w:top w:val="nil"/>
              <w:left w:val="single" w:color="auto" w:sz="4" w:space="0"/>
              <w:bottom w:val="single" w:color="auto" w:sz="4" w:space="0"/>
              <w:right w:val="single" w:color="auto" w:sz="4" w:space="0"/>
            </w:tcBorders>
            <w:vAlign w:val="center"/>
            <w:hideMark/>
          </w:tcPr>
          <w:p w:rsidRPr="005C657A" w:rsidR="00670704" w:rsidP="00706650" w:rsidRDefault="00670704" w14:paraId="4E4C92C6"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Programme Managers (Workstream 1-4)</w:t>
            </w:r>
          </w:p>
        </w:tc>
        <w:tc>
          <w:tcPr>
            <w:tcW w:w="1780" w:type="dxa"/>
            <w:tcBorders>
              <w:top w:val="nil"/>
              <w:left w:val="nil"/>
              <w:bottom w:val="single" w:color="auto" w:sz="4" w:space="0"/>
              <w:right w:val="single" w:color="auto" w:sz="4" w:space="0"/>
            </w:tcBorders>
            <w:vAlign w:val="center"/>
            <w:hideMark/>
          </w:tcPr>
          <w:p w:rsidRPr="005C657A" w:rsidR="00670704" w:rsidP="00706650" w:rsidRDefault="00B80880" w14:paraId="6AA78A99" w14:textId="7287E02E">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o</w:t>
            </w:r>
            <w:r w:rsidRPr="005C657A" w:rsidR="00670704">
              <w:rPr>
                <w:rFonts w:ascii="Aptos Narrow" w:hAnsi="Aptos Narrow"/>
                <w:color w:val="000000"/>
                <w:sz w:val="22"/>
                <w:szCs w:val="22"/>
                <w:lang w:eastAsia="en-ZA"/>
              </w:rPr>
              <w:t>perational Leads</w:t>
            </w:r>
          </w:p>
        </w:tc>
        <w:tc>
          <w:tcPr>
            <w:tcW w:w="1842" w:type="dxa"/>
            <w:tcBorders>
              <w:top w:val="nil"/>
              <w:left w:val="nil"/>
              <w:bottom w:val="single" w:color="auto" w:sz="4" w:space="0"/>
              <w:right w:val="single" w:color="auto" w:sz="4" w:space="0"/>
            </w:tcBorders>
            <w:vAlign w:val="center"/>
            <w:hideMark/>
          </w:tcPr>
          <w:p w:rsidRPr="005C657A" w:rsidR="00670704" w:rsidP="00706650" w:rsidRDefault="00670704" w14:paraId="387CF32A"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High</w:t>
            </w:r>
          </w:p>
        </w:tc>
        <w:tc>
          <w:tcPr>
            <w:tcW w:w="3789" w:type="dxa"/>
            <w:tcBorders>
              <w:top w:val="nil"/>
              <w:left w:val="nil"/>
              <w:bottom w:val="single" w:color="auto" w:sz="4" w:space="0"/>
              <w:right w:val="single" w:color="auto" w:sz="4" w:space="0"/>
            </w:tcBorders>
            <w:vAlign w:val="center"/>
            <w:hideMark/>
          </w:tcPr>
          <w:p w:rsidRPr="005C657A" w:rsidR="00670704" w:rsidP="00706650" w:rsidRDefault="00670704" w14:paraId="2C895518" w14:textId="66A13129">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Keep engaged – Workshops &amp; progress meetings</w:t>
            </w:r>
            <w:r>
              <w:rPr>
                <w:rFonts w:ascii="Aptos Narrow" w:hAnsi="Aptos Narrow"/>
                <w:color w:val="000000"/>
                <w:sz w:val="22"/>
                <w:szCs w:val="22"/>
                <w:lang w:eastAsia="en-ZA"/>
              </w:rPr>
              <w:t xml:space="preserve"> and training</w:t>
            </w:r>
            <w:r w:rsidR="00060051">
              <w:rPr>
                <w:rFonts w:ascii="Aptos Narrow" w:hAnsi="Aptos Narrow"/>
                <w:color w:val="000000"/>
                <w:sz w:val="22"/>
                <w:szCs w:val="22"/>
                <w:lang w:eastAsia="en-ZA"/>
              </w:rPr>
              <w:t xml:space="preserve"> etc</w:t>
            </w:r>
          </w:p>
        </w:tc>
      </w:tr>
      <w:tr w:rsidRPr="005C657A" w:rsidR="00670704" w:rsidTr="00706650" w14:paraId="282D7745" w14:textId="77777777">
        <w:trPr>
          <w:trHeight w:val="1728"/>
        </w:trPr>
        <w:tc>
          <w:tcPr>
            <w:tcW w:w="1940" w:type="dxa"/>
            <w:tcBorders>
              <w:top w:val="nil"/>
              <w:left w:val="single" w:color="auto" w:sz="4" w:space="0"/>
              <w:bottom w:val="single" w:color="auto" w:sz="4" w:space="0"/>
              <w:right w:val="single" w:color="auto" w:sz="4" w:space="0"/>
            </w:tcBorders>
            <w:vAlign w:val="center"/>
            <w:hideMark/>
          </w:tcPr>
          <w:p w:rsidRPr="005C657A" w:rsidR="00670704" w:rsidP="00706650" w:rsidRDefault="00670704" w14:paraId="27BEE512"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End Users</w:t>
            </w:r>
          </w:p>
        </w:tc>
        <w:tc>
          <w:tcPr>
            <w:tcW w:w="1780" w:type="dxa"/>
            <w:tcBorders>
              <w:top w:val="nil"/>
              <w:left w:val="nil"/>
              <w:bottom w:val="single" w:color="auto" w:sz="4" w:space="0"/>
              <w:right w:val="single" w:color="auto" w:sz="4" w:space="0"/>
            </w:tcBorders>
            <w:vAlign w:val="center"/>
            <w:hideMark/>
          </w:tcPr>
          <w:p w:rsidRPr="005C657A" w:rsidR="00670704" w:rsidP="00706650" w:rsidRDefault="00670704" w14:paraId="6166B1D6"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System Users</w:t>
            </w:r>
          </w:p>
        </w:tc>
        <w:tc>
          <w:tcPr>
            <w:tcW w:w="1842" w:type="dxa"/>
            <w:tcBorders>
              <w:top w:val="nil"/>
              <w:left w:val="nil"/>
              <w:bottom w:val="single" w:color="auto" w:sz="4" w:space="0"/>
              <w:right w:val="single" w:color="auto" w:sz="4" w:space="0"/>
            </w:tcBorders>
            <w:vAlign w:val="center"/>
            <w:hideMark/>
          </w:tcPr>
          <w:p w:rsidRPr="005C657A" w:rsidR="00670704" w:rsidP="00706650" w:rsidRDefault="00670704" w14:paraId="3BC157D4"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High</w:t>
            </w:r>
          </w:p>
        </w:tc>
        <w:tc>
          <w:tcPr>
            <w:tcW w:w="3789" w:type="dxa"/>
            <w:tcBorders>
              <w:top w:val="nil"/>
              <w:left w:val="nil"/>
              <w:bottom w:val="single" w:color="auto" w:sz="4" w:space="0"/>
              <w:right w:val="single" w:color="auto" w:sz="4" w:space="0"/>
            </w:tcBorders>
            <w:vAlign w:val="center"/>
            <w:hideMark/>
          </w:tcPr>
          <w:p w:rsidRPr="005C657A" w:rsidR="00670704" w:rsidP="00706650" w:rsidRDefault="00670704" w14:paraId="035327E0"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Keep informed – Training &amp; communications</w:t>
            </w:r>
          </w:p>
        </w:tc>
      </w:tr>
      <w:tr w:rsidRPr="005C657A" w:rsidR="00670704" w:rsidTr="00706650" w14:paraId="301311B4" w14:textId="77777777">
        <w:trPr>
          <w:trHeight w:val="1728"/>
        </w:trPr>
        <w:tc>
          <w:tcPr>
            <w:tcW w:w="1940" w:type="dxa"/>
            <w:tcBorders>
              <w:top w:val="nil"/>
              <w:left w:val="single" w:color="auto" w:sz="4" w:space="0"/>
              <w:bottom w:val="single" w:color="auto" w:sz="4" w:space="0"/>
              <w:right w:val="single" w:color="auto" w:sz="4" w:space="0"/>
            </w:tcBorders>
            <w:vAlign w:val="center"/>
            <w:hideMark/>
          </w:tcPr>
          <w:p w:rsidRPr="005C657A" w:rsidR="00670704" w:rsidP="00706650" w:rsidRDefault="00670704" w14:paraId="73456310" w14:textId="77777777">
            <w:pPr>
              <w:spacing w:before="0" w:after="0" w:line="240" w:lineRule="auto"/>
              <w:jc w:val="left"/>
              <w:rPr>
                <w:rFonts w:ascii="Aptos Narrow" w:hAnsi="Aptos Narrow"/>
                <w:color w:val="000000"/>
                <w:sz w:val="22"/>
                <w:szCs w:val="22"/>
                <w:lang w:eastAsia="en-ZA"/>
              </w:rPr>
            </w:pPr>
            <w:r>
              <w:rPr>
                <w:rFonts w:ascii="Aptos Narrow" w:hAnsi="Aptos Narrow"/>
                <w:color w:val="000000"/>
                <w:sz w:val="22"/>
                <w:szCs w:val="22"/>
                <w:lang w:eastAsia="en-ZA"/>
              </w:rPr>
              <w:t>PPMU Project Team</w:t>
            </w:r>
          </w:p>
        </w:tc>
        <w:tc>
          <w:tcPr>
            <w:tcW w:w="1780" w:type="dxa"/>
            <w:tcBorders>
              <w:top w:val="nil"/>
              <w:left w:val="nil"/>
              <w:bottom w:val="single" w:color="auto" w:sz="4" w:space="0"/>
              <w:right w:val="single" w:color="auto" w:sz="4" w:space="0"/>
            </w:tcBorders>
            <w:vAlign w:val="center"/>
            <w:hideMark/>
          </w:tcPr>
          <w:p w:rsidRPr="005C657A" w:rsidR="00670704" w:rsidP="00706650" w:rsidRDefault="00670704" w14:paraId="47F65B37"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Implementation Partner</w:t>
            </w:r>
          </w:p>
        </w:tc>
        <w:tc>
          <w:tcPr>
            <w:tcW w:w="1842" w:type="dxa"/>
            <w:tcBorders>
              <w:top w:val="nil"/>
              <w:left w:val="nil"/>
              <w:bottom w:val="single" w:color="auto" w:sz="4" w:space="0"/>
              <w:right w:val="single" w:color="auto" w:sz="4" w:space="0"/>
            </w:tcBorders>
            <w:vAlign w:val="center"/>
            <w:hideMark/>
          </w:tcPr>
          <w:p w:rsidRPr="005C657A" w:rsidR="00670704" w:rsidP="00706650" w:rsidRDefault="00670704" w14:paraId="5116374E"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High</w:t>
            </w:r>
          </w:p>
        </w:tc>
        <w:tc>
          <w:tcPr>
            <w:tcW w:w="3789" w:type="dxa"/>
            <w:tcBorders>
              <w:top w:val="nil"/>
              <w:left w:val="nil"/>
              <w:bottom w:val="single" w:color="auto" w:sz="4" w:space="0"/>
              <w:right w:val="single" w:color="auto" w:sz="4" w:space="0"/>
            </w:tcBorders>
            <w:vAlign w:val="center"/>
            <w:hideMark/>
          </w:tcPr>
          <w:p w:rsidRPr="005C657A" w:rsidR="00670704" w:rsidP="00706650" w:rsidRDefault="00670704" w14:paraId="5C547B82"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Active collaboration &amp; governance meetings</w:t>
            </w:r>
          </w:p>
        </w:tc>
      </w:tr>
      <w:tr w:rsidRPr="005C657A" w:rsidR="00670704" w:rsidTr="00706650" w14:paraId="6334C5B7" w14:textId="77777777">
        <w:trPr>
          <w:trHeight w:val="1152"/>
        </w:trPr>
        <w:tc>
          <w:tcPr>
            <w:tcW w:w="1940" w:type="dxa"/>
            <w:tcBorders>
              <w:top w:val="nil"/>
              <w:left w:val="single" w:color="auto" w:sz="4" w:space="0"/>
              <w:bottom w:val="single" w:color="auto" w:sz="4" w:space="0"/>
              <w:right w:val="single" w:color="auto" w:sz="4" w:space="0"/>
            </w:tcBorders>
            <w:vAlign w:val="center"/>
            <w:hideMark/>
          </w:tcPr>
          <w:p w:rsidRPr="005C657A" w:rsidR="00670704" w:rsidP="00706650" w:rsidRDefault="00670704" w14:paraId="669AFA4F"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Internal Audit</w:t>
            </w:r>
          </w:p>
        </w:tc>
        <w:tc>
          <w:tcPr>
            <w:tcW w:w="1780" w:type="dxa"/>
            <w:tcBorders>
              <w:top w:val="nil"/>
              <w:left w:val="nil"/>
              <w:bottom w:val="single" w:color="auto" w:sz="4" w:space="0"/>
              <w:right w:val="single" w:color="auto" w:sz="4" w:space="0"/>
            </w:tcBorders>
            <w:vAlign w:val="center"/>
            <w:hideMark/>
          </w:tcPr>
          <w:p w:rsidRPr="005C657A" w:rsidR="00670704" w:rsidP="00706650" w:rsidRDefault="00670704" w14:paraId="62819352"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Compliance</w:t>
            </w:r>
          </w:p>
        </w:tc>
        <w:tc>
          <w:tcPr>
            <w:tcW w:w="1842" w:type="dxa"/>
            <w:tcBorders>
              <w:top w:val="nil"/>
              <w:left w:val="nil"/>
              <w:bottom w:val="single" w:color="auto" w:sz="4" w:space="0"/>
              <w:right w:val="single" w:color="auto" w:sz="4" w:space="0"/>
            </w:tcBorders>
            <w:vAlign w:val="center"/>
            <w:hideMark/>
          </w:tcPr>
          <w:p w:rsidRPr="005C657A" w:rsidR="00670704" w:rsidP="00706650" w:rsidRDefault="00670704" w14:paraId="1FFD9CD7"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Low</w:t>
            </w:r>
          </w:p>
        </w:tc>
        <w:tc>
          <w:tcPr>
            <w:tcW w:w="3789" w:type="dxa"/>
            <w:tcBorders>
              <w:top w:val="nil"/>
              <w:left w:val="nil"/>
              <w:bottom w:val="single" w:color="auto" w:sz="4" w:space="0"/>
              <w:right w:val="single" w:color="auto" w:sz="4" w:space="0"/>
            </w:tcBorders>
            <w:vAlign w:val="center"/>
            <w:hideMark/>
          </w:tcPr>
          <w:p w:rsidRPr="005C657A" w:rsidR="00670704" w:rsidP="00706650" w:rsidRDefault="00670704" w14:paraId="5F7694BB" w14:textId="77777777">
            <w:pPr>
              <w:spacing w:before="0" w:after="0" w:line="240" w:lineRule="auto"/>
              <w:jc w:val="left"/>
              <w:rPr>
                <w:rFonts w:ascii="Aptos Narrow" w:hAnsi="Aptos Narrow"/>
                <w:color w:val="000000"/>
                <w:sz w:val="22"/>
                <w:szCs w:val="22"/>
                <w:lang w:eastAsia="en-ZA"/>
              </w:rPr>
            </w:pPr>
            <w:r w:rsidRPr="005C657A">
              <w:rPr>
                <w:rFonts w:ascii="Aptos Narrow" w:hAnsi="Aptos Narrow"/>
                <w:color w:val="000000"/>
                <w:sz w:val="22"/>
                <w:szCs w:val="22"/>
                <w:lang w:eastAsia="en-ZA"/>
              </w:rPr>
              <w:t>Periodic compliance updates</w:t>
            </w:r>
          </w:p>
        </w:tc>
      </w:tr>
    </w:tbl>
    <w:p w:rsidR="004774CF" w:rsidP="004774CF" w:rsidRDefault="004774CF" w14:paraId="06B40C09" w14:textId="27960491">
      <w:pPr>
        <w:pStyle w:val="ListParagraph"/>
        <w:ind w:left="1080"/>
        <w:rPr>
          <w:b/>
          <w:bCs/>
        </w:rPr>
      </w:pPr>
    </w:p>
    <w:p w:rsidR="004774CF" w:rsidRDefault="004774CF" w14:paraId="413A08D1" w14:textId="77777777">
      <w:pPr>
        <w:spacing w:before="0" w:after="160" w:line="278" w:lineRule="auto"/>
        <w:jc w:val="left"/>
        <w:rPr>
          <w:b/>
          <w:bCs/>
        </w:rPr>
      </w:pPr>
      <w:r>
        <w:rPr>
          <w:b/>
          <w:bCs/>
        </w:rPr>
        <w:br w:type="page"/>
      </w:r>
    </w:p>
    <w:p w:rsidRPr="004774CF" w:rsidR="004774CF" w:rsidP="004774CF" w:rsidRDefault="004774CF" w14:paraId="4A25CF7E" w14:textId="77777777">
      <w:pPr>
        <w:pStyle w:val="ListParagraph"/>
        <w:ind w:left="1080"/>
        <w:rPr>
          <w:b/>
          <w:bCs/>
        </w:rPr>
      </w:pPr>
    </w:p>
    <w:p w:rsidR="00B765A6" w:rsidP="003E079D" w:rsidRDefault="00B765A6" w14:paraId="5296D985" w14:textId="4573CE09">
      <w:pPr>
        <w:pStyle w:val="ListParagraph"/>
        <w:numPr>
          <w:ilvl w:val="1"/>
          <w:numId w:val="1"/>
        </w:numPr>
        <w:rPr>
          <w:b/>
          <w:bCs/>
        </w:rPr>
      </w:pPr>
      <w:r>
        <w:rPr>
          <w:b/>
          <w:bCs/>
        </w:rPr>
        <w:t xml:space="preserve">Project </w:t>
      </w:r>
      <w:r w:rsidRPr="00670704">
        <w:rPr>
          <w:b/>
          <w:bCs/>
        </w:rPr>
        <w:t>R</w:t>
      </w:r>
      <w:r w:rsidR="003E079D">
        <w:rPr>
          <w:b/>
          <w:bCs/>
        </w:rPr>
        <w:t>esponsibilities</w:t>
      </w:r>
    </w:p>
    <w:p w:rsidRPr="003E079D" w:rsidR="003E079D" w:rsidP="003E079D" w:rsidRDefault="003E079D" w14:paraId="09E3C53D" w14:textId="1432A899">
      <w:pPr>
        <w:ind w:left="360"/>
      </w:pPr>
      <w:r w:rsidRPr="003E079D">
        <w:t xml:space="preserve">Project responsibilities are defined to ensure that every component of the </w:t>
      </w:r>
      <w:r w:rsidR="000F5FDB">
        <w:t>Payment S</w:t>
      </w:r>
      <w:r w:rsidR="00E71D16">
        <w:t>ystem</w:t>
      </w:r>
      <w:r w:rsidRPr="003E079D">
        <w:t>implementation is planned, executed, controlled, and approved in a structured and auditable manner</w:t>
      </w:r>
      <w:r>
        <w:t>.</w:t>
      </w:r>
    </w:p>
    <w:p w:rsidR="00670704" w:rsidP="003E079D" w:rsidRDefault="003E079D" w14:paraId="7A91DA03" w14:textId="006C4E38">
      <w:pPr>
        <w:ind w:left="360"/>
      </w:pPr>
      <w:r w:rsidRPr="003E079D">
        <w:t>Responsibilities are grouped across five control dimensions:</w:t>
      </w:r>
    </w:p>
    <w:p w:rsidR="003E079D" w:rsidP="00036548" w:rsidRDefault="003E079D" w14:paraId="1787A9C1" w14:textId="1CAE6423">
      <w:pPr>
        <w:pStyle w:val="ListParagraph"/>
        <w:numPr>
          <w:ilvl w:val="0"/>
          <w:numId w:val="7"/>
        </w:numPr>
      </w:pPr>
      <w:r w:rsidRPr="003E079D">
        <w:t>Strategic Governance</w:t>
      </w:r>
    </w:p>
    <w:p w:rsidR="003E079D" w:rsidP="00036548" w:rsidRDefault="003E079D" w14:paraId="7C7C0981" w14:textId="5CE7CE77">
      <w:pPr>
        <w:pStyle w:val="ListParagraph"/>
        <w:numPr>
          <w:ilvl w:val="0"/>
          <w:numId w:val="7"/>
        </w:numPr>
      </w:pPr>
      <w:r w:rsidRPr="003E079D">
        <w:t>Project Delivery Management</w:t>
      </w:r>
    </w:p>
    <w:p w:rsidR="003E079D" w:rsidP="00036548" w:rsidRDefault="003E079D" w14:paraId="4D4552AE" w14:textId="60107B04">
      <w:pPr>
        <w:pStyle w:val="ListParagraph"/>
        <w:numPr>
          <w:ilvl w:val="0"/>
          <w:numId w:val="7"/>
        </w:numPr>
      </w:pPr>
      <w:r w:rsidRPr="003E079D">
        <w:t>Business Ownership and User Adoption</w:t>
      </w:r>
    </w:p>
    <w:p w:rsidR="003E079D" w:rsidP="00036548" w:rsidRDefault="003E079D" w14:paraId="4A620DB4" w14:textId="1CC60877">
      <w:pPr>
        <w:pStyle w:val="ListParagraph"/>
        <w:numPr>
          <w:ilvl w:val="0"/>
          <w:numId w:val="7"/>
        </w:numPr>
      </w:pPr>
      <w:r w:rsidRPr="003E079D">
        <w:t>Technical Governance and Solution Control</w:t>
      </w:r>
    </w:p>
    <w:p w:rsidR="003E079D" w:rsidP="00036548" w:rsidRDefault="003E079D" w14:paraId="42D90A26" w14:textId="46D9F88F">
      <w:pPr>
        <w:pStyle w:val="ListParagraph"/>
        <w:numPr>
          <w:ilvl w:val="0"/>
          <w:numId w:val="7"/>
        </w:numPr>
      </w:pPr>
      <w:r w:rsidRPr="003E079D">
        <w:t>Assurance and Compliance</w:t>
      </w:r>
    </w:p>
    <w:p w:rsidR="003E079D" w:rsidP="003E079D" w:rsidRDefault="003E079D" w14:paraId="24644309" w14:textId="37331FBF">
      <w:pPr>
        <w:ind w:left="284"/>
      </w:pPr>
      <w:r w:rsidRPr="003E079D">
        <w:t>All responsibilities are formally assigned to specific roles and governance structures and are executed through</w:t>
      </w:r>
      <w:r>
        <w:t>:</w:t>
      </w:r>
    </w:p>
    <w:p w:rsidR="003E079D" w:rsidP="00036548" w:rsidRDefault="003E079D" w14:paraId="19B2FCE7" w14:textId="08ECE2C0">
      <w:pPr>
        <w:pStyle w:val="ListParagraph"/>
        <w:numPr>
          <w:ilvl w:val="0"/>
          <w:numId w:val="7"/>
        </w:numPr>
      </w:pPr>
      <w:r>
        <w:t>stage-gate approvals</w:t>
      </w:r>
    </w:p>
    <w:p w:rsidR="003E079D" w:rsidP="00036548" w:rsidRDefault="003E079D" w14:paraId="57959579" w14:textId="183446CC">
      <w:pPr>
        <w:pStyle w:val="ListParagraph"/>
        <w:numPr>
          <w:ilvl w:val="0"/>
          <w:numId w:val="7"/>
        </w:numPr>
      </w:pPr>
      <w:r>
        <w:t>controlled deliverables</w:t>
      </w:r>
    </w:p>
    <w:p w:rsidR="003E079D" w:rsidP="00036548" w:rsidRDefault="003E079D" w14:paraId="6FA2A9F1" w14:textId="59EA3645">
      <w:pPr>
        <w:pStyle w:val="ListParagraph"/>
        <w:numPr>
          <w:ilvl w:val="0"/>
          <w:numId w:val="7"/>
        </w:numPr>
      </w:pPr>
      <w:r>
        <w:t>documented decision-making</w:t>
      </w:r>
    </w:p>
    <w:p w:rsidR="003E079D" w:rsidP="00036548" w:rsidRDefault="003E079D" w14:paraId="541AB1A9" w14:textId="4E5E7AF6">
      <w:pPr>
        <w:pStyle w:val="ListParagraph"/>
        <w:numPr>
          <w:ilvl w:val="0"/>
          <w:numId w:val="7"/>
        </w:numPr>
      </w:pPr>
      <w:r>
        <w:t>performance reporting.</w:t>
      </w:r>
    </w:p>
    <w:p w:rsidR="003E079D" w:rsidP="003E079D" w:rsidRDefault="00B80880" w14:paraId="326CD5B6" w14:textId="2A6AC0D3">
      <w:pPr>
        <w:ind w:left="360"/>
      </w:pPr>
      <w:r w:rsidRPr="003E079D">
        <w:t>t</w:t>
      </w:r>
      <w:r w:rsidRPr="003E079D" w:rsidR="003E079D">
        <w:t xml:space="preserve">his approach ensures that the </w:t>
      </w:r>
      <w:r w:rsidR="00D35A8C">
        <w:t>THE PAYMENT SYSTEM</w:t>
      </w:r>
      <w:r w:rsidRPr="003E079D" w:rsidR="003E079D">
        <w:t xml:space="preserve"> project operates within a controlled governance environment and that accountability for delivery is clearly defined and enforceable.</w:t>
      </w:r>
    </w:p>
    <w:p w:rsidR="003E079D" w:rsidP="003E079D" w:rsidRDefault="003E079D" w14:paraId="35A4A8BB" w14:textId="76BB47C6">
      <w:pPr>
        <w:pStyle w:val="ListParagraph"/>
        <w:numPr>
          <w:ilvl w:val="1"/>
          <w:numId w:val="1"/>
        </w:numPr>
        <w:rPr>
          <w:b/>
          <w:bCs/>
        </w:rPr>
      </w:pPr>
      <w:r>
        <w:rPr>
          <w:b/>
          <w:bCs/>
        </w:rPr>
        <w:t xml:space="preserve"> </w:t>
      </w:r>
      <w:r w:rsidRPr="003E079D">
        <w:rPr>
          <w:b/>
          <w:bCs/>
        </w:rPr>
        <w:t>RASC</w:t>
      </w:r>
      <w:r>
        <w:rPr>
          <w:b/>
          <w:bCs/>
        </w:rPr>
        <w:t>I</w:t>
      </w:r>
      <w:r w:rsidRPr="003E079D">
        <w:rPr>
          <w:b/>
          <w:bCs/>
        </w:rPr>
        <w:t xml:space="preserve"> Responsibility Assignment Framework</w:t>
      </w:r>
    </w:p>
    <w:p w:rsidR="003E079D" w:rsidP="003E079D" w:rsidRDefault="003E079D" w14:paraId="1D56B819" w14:textId="6ECDEC4B">
      <w:pPr>
        <w:ind w:left="360"/>
      </w:pPr>
      <w:r>
        <w:t>To ensure clear accountability, effective governance, and auditable decision-making throughout the Comprehensive Infrastructure Project Management System (</w:t>
      </w:r>
      <w:r w:rsidR="00D35A8C">
        <w:t>THE PAYMENT SYSTEM</w:t>
      </w:r>
      <w:r>
        <w:t>) implementation, the project will apply a formal RASCI responsibility assignment model to all key deliverables, processes, and stage-gate approvals.</w:t>
      </w:r>
    </w:p>
    <w:p w:rsidR="003E079D" w:rsidP="003E079D" w:rsidRDefault="003E079D" w14:paraId="53C8BE4E" w14:textId="397D1009">
      <w:pPr>
        <w:ind w:left="360"/>
      </w:pPr>
      <w:r>
        <w:t>The RASCI model provides a structured method for defining and documenting the level of involvement of each role in the execution and control of project activities. Its application ensures that responsibilities are unambiguous, duplication of effort is avoided, and decision-making authority is exercised at the appropriate level within the governance framework of the North West Department of Public Works and Roads.</w:t>
      </w:r>
    </w:p>
    <w:p w:rsidR="003E079D" w:rsidP="003E079D" w:rsidRDefault="003E079D" w14:paraId="46142E4C" w14:textId="5529DD72">
      <w:pPr>
        <w:pStyle w:val="ListParagraph"/>
        <w:numPr>
          <w:ilvl w:val="1"/>
          <w:numId w:val="1"/>
        </w:numPr>
        <w:rPr>
          <w:b/>
          <w:bCs/>
        </w:rPr>
      </w:pPr>
      <w:r w:rsidRPr="003E079D">
        <w:rPr>
          <w:b/>
          <w:bCs/>
        </w:rPr>
        <w:t>RASC</w:t>
      </w:r>
      <w:r>
        <w:rPr>
          <w:b/>
          <w:bCs/>
        </w:rPr>
        <w:t>I</w:t>
      </w:r>
      <w:r w:rsidRPr="003E079D">
        <w:rPr>
          <w:b/>
          <w:bCs/>
        </w:rPr>
        <w:t xml:space="preserve"> </w:t>
      </w:r>
      <w:r w:rsidR="003B0530">
        <w:rPr>
          <w:b/>
          <w:bCs/>
        </w:rPr>
        <w:t>Role Definitions</w:t>
      </w:r>
    </w:p>
    <w:p w:rsidR="003B0530" w:rsidP="003B0530" w:rsidRDefault="003B0530" w14:paraId="69D929A5" w14:textId="77777777">
      <w:pPr>
        <w:ind w:left="360"/>
        <w:rPr>
          <w:b/>
          <w:bCs/>
        </w:rPr>
      </w:pPr>
      <w:r w:rsidRPr="003B0530">
        <w:rPr>
          <w:b/>
          <w:bCs/>
        </w:rPr>
        <w:t>R – Responsible</w:t>
      </w:r>
    </w:p>
    <w:p w:rsidR="003B0530" w:rsidP="003B0530" w:rsidRDefault="003B0530" w14:paraId="3E98737A" w14:textId="33C6B9F8">
      <w:pPr>
        <w:ind w:left="360"/>
      </w:pPr>
      <w:r>
        <w:t>The role that performs the work required to complete the activity or produce the deliverable. Responsibility may be shared where multiple parties contribute to execution; however, responsibility for delivery remains clearly defined and measurable.</w:t>
      </w:r>
    </w:p>
    <w:p w:rsidRPr="003B0530" w:rsidR="003B0530" w:rsidP="003B0530" w:rsidRDefault="003B0530" w14:paraId="126C8E10" w14:textId="77777777">
      <w:pPr>
        <w:ind w:left="360"/>
        <w:rPr>
          <w:b/>
          <w:bCs/>
        </w:rPr>
      </w:pPr>
      <w:r w:rsidRPr="003B0530">
        <w:rPr>
          <w:b/>
          <w:bCs/>
        </w:rPr>
        <w:t>A – Accountable</w:t>
      </w:r>
    </w:p>
    <w:p w:rsidR="003B0530" w:rsidP="003B0530" w:rsidRDefault="003B0530" w14:paraId="6992BCC6" w14:textId="77777777">
      <w:pPr>
        <w:ind w:left="360"/>
      </w:pPr>
      <w:r>
        <w:t>The role that has ultimate ownership of the outcome and the authority to approve the deliverable. Only one role is accountable for each activity to ensure clear decision-making and governance control.</w:t>
      </w:r>
    </w:p>
    <w:p w:rsidRPr="003B0530" w:rsidR="003B0530" w:rsidP="003B0530" w:rsidRDefault="003B0530" w14:paraId="4922444B" w14:textId="77777777">
      <w:pPr>
        <w:ind w:left="360"/>
        <w:rPr>
          <w:b/>
          <w:bCs/>
        </w:rPr>
      </w:pPr>
      <w:r w:rsidRPr="003B0530">
        <w:rPr>
          <w:b/>
          <w:bCs/>
        </w:rPr>
        <w:t>S – Supports</w:t>
      </w:r>
    </w:p>
    <w:p w:rsidR="003B0530" w:rsidP="003B0530" w:rsidRDefault="003B0530" w14:paraId="42A2DC8B" w14:textId="77777777">
      <w:pPr>
        <w:ind w:left="360"/>
      </w:pPr>
      <w:r>
        <w:t>Roles that provide resources, expertise, or operational assistance to enable successful completion of the activity. These roles do not carry approval authority but are essential to execution.</w:t>
      </w:r>
    </w:p>
    <w:p w:rsidRPr="003B0530" w:rsidR="003B0530" w:rsidP="003B0530" w:rsidRDefault="003B0530" w14:paraId="29159FAC" w14:textId="77777777">
      <w:pPr>
        <w:ind w:left="360"/>
        <w:rPr>
          <w:b/>
          <w:bCs/>
        </w:rPr>
      </w:pPr>
      <w:r w:rsidRPr="003B0530">
        <w:rPr>
          <w:b/>
          <w:bCs/>
        </w:rPr>
        <w:t>C – Consulted</w:t>
      </w:r>
    </w:p>
    <w:p w:rsidR="003B0530" w:rsidP="003B0530" w:rsidRDefault="003B0530" w14:paraId="3D9B626D" w14:textId="77777777">
      <w:pPr>
        <w:ind w:left="360"/>
      </w:pPr>
      <w:r>
        <w:t>Roles that must be formally engaged prior to a decision or deliverable being finalised. Consultation is a two-way process and ensures that inputs from subject matter experts, control functions, and affected stakeholders are incorporated.</w:t>
      </w:r>
    </w:p>
    <w:p w:rsidRPr="003B0530" w:rsidR="003B0530" w:rsidP="003B0530" w:rsidRDefault="003B0530" w14:paraId="7BC9D95A" w14:textId="77777777">
      <w:pPr>
        <w:ind w:left="360"/>
        <w:rPr>
          <w:b/>
          <w:bCs/>
        </w:rPr>
      </w:pPr>
      <w:r w:rsidRPr="003B0530">
        <w:rPr>
          <w:b/>
          <w:bCs/>
        </w:rPr>
        <w:t>I – Informed</w:t>
      </w:r>
    </w:p>
    <w:p w:rsidR="003E079D" w:rsidP="003B0530" w:rsidRDefault="003B0530" w14:paraId="57FDAD44" w14:textId="09A441CB">
      <w:pPr>
        <w:ind w:left="360"/>
      </w:pPr>
      <w:r>
        <w:t>Roles that must be kept informed of progress, decisions, or outcomes. This ensures transparency, alignment, and organisational awareness without creating approval bottlenecks.</w:t>
      </w:r>
    </w:p>
    <w:p w:rsidR="008868BE" w:rsidP="003B0530" w:rsidRDefault="008868BE" w14:paraId="7F395678" w14:textId="77777777">
      <w:pPr>
        <w:ind w:left="360"/>
      </w:pPr>
    </w:p>
    <w:p w:rsidR="008868BE" w:rsidP="003B0530" w:rsidRDefault="008868BE" w14:paraId="6EEC72FA" w14:textId="77777777">
      <w:pPr>
        <w:ind w:left="360"/>
      </w:pPr>
    </w:p>
    <w:p w:rsidR="008868BE" w:rsidP="003B0530" w:rsidRDefault="008868BE" w14:paraId="2F1BDD85" w14:textId="77777777">
      <w:pPr>
        <w:ind w:left="360"/>
      </w:pPr>
    </w:p>
    <w:p w:rsidR="008868BE" w:rsidP="003B0530" w:rsidRDefault="008868BE" w14:paraId="410660F5" w14:textId="77777777">
      <w:pPr>
        <w:ind w:left="360"/>
      </w:pPr>
    </w:p>
    <w:p w:rsidR="008868BE" w:rsidP="003B0530" w:rsidRDefault="008868BE" w14:paraId="39420DB8" w14:textId="77777777">
      <w:pPr>
        <w:ind w:left="360"/>
      </w:pPr>
    </w:p>
    <w:p w:rsidR="008868BE" w:rsidP="003B0530" w:rsidRDefault="008868BE" w14:paraId="65DD4A87" w14:textId="77777777">
      <w:pPr>
        <w:ind w:left="360"/>
      </w:pPr>
    </w:p>
    <w:p w:rsidRPr="003B0530" w:rsidR="00670704" w:rsidP="003B0530" w:rsidRDefault="003B0530" w14:paraId="4865B1CE" w14:textId="4C9B1C30">
      <w:pPr>
        <w:pStyle w:val="ListParagraph"/>
        <w:numPr>
          <w:ilvl w:val="1"/>
          <w:numId w:val="1"/>
        </w:numPr>
        <w:rPr>
          <w:b/>
          <w:bCs/>
        </w:rPr>
      </w:pPr>
      <w:r w:rsidRPr="003E079D">
        <w:rPr>
          <w:b/>
          <w:bCs/>
        </w:rPr>
        <w:t>RASC</w:t>
      </w:r>
      <w:r>
        <w:rPr>
          <w:b/>
          <w:bCs/>
        </w:rPr>
        <w:t>I</w:t>
      </w:r>
      <w:r w:rsidRPr="003E079D">
        <w:rPr>
          <w:b/>
          <w:bCs/>
        </w:rPr>
        <w:t xml:space="preserve"> </w:t>
      </w:r>
      <w:commentRangeStart w:id="35"/>
      <w:commentRangeStart w:id="36"/>
      <w:r>
        <w:rPr>
          <w:b/>
          <w:bCs/>
        </w:rPr>
        <w:t>Chart</w:t>
      </w:r>
      <w:commentRangeEnd w:id="35"/>
      <w:r w:rsidRPr="003B0530" w:rsidR="00411C58">
        <w:rPr>
          <w:rStyle w:val="CommentReference"/>
          <w:b/>
          <w:bCs/>
          <w:sz w:val="24"/>
          <w:szCs w:val="24"/>
        </w:rPr>
        <w:commentReference w:id="35"/>
      </w:r>
      <w:commentRangeEnd w:id="36"/>
      <w:r>
        <w:rPr>
          <w:rStyle w:val="CommentReference"/>
        </w:rPr>
        <w:commentReference w:id="36"/>
      </w:r>
    </w:p>
    <w:tbl>
      <w:tblPr>
        <w:tblW w:w="8960" w:type="dxa"/>
        <w:tblInd w:w="-458" w:type="dxa"/>
        <w:tblLook w:val="04A0" w:firstRow="1" w:lastRow="0" w:firstColumn="1" w:lastColumn="0" w:noHBand="0" w:noVBand="1"/>
      </w:tblPr>
      <w:tblGrid>
        <w:gridCol w:w="1640"/>
        <w:gridCol w:w="1300"/>
        <w:gridCol w:w="1120"/>
        <w:gridCol w:w="1280"/>
        <w:gridCol w:w="1280"/>
        <w:gridCol w:w="960"/>
        <w:gridCol w:w="1380"/>
      </w:tblGrid>
      <w:tr w:rsidRPr="00045720" w:rsidR="00B80880" w:rsidTr="00B80880" w14:paraId="5835E978" w14:textId="77777777">
        <w:trPr>
          <w:trHeight w:val="864"/>
        </w:trPr>
        <w:tc>
          <w:tcPr>
            <w:tcW w:w="1640" w:type="dxa"/>
            <w:tcBorders>
              <w:top w:val="single" w:color="auto" w:sz="4" w:space="0"/>
              <w:left w:val="single" w:color="auto" w:sz="4" w:space="0"/>
              <w:bottom w:val="single" w:color="auto" w:sz="4" w:space="0"/>
              <w:right w:val="single" w:color="auto" w:sz="4" w:space="0"/>
            </w:tcBorders>
            <w:shd w:val="clear" w:color="000000" w:fill="E8E8E8"/>
            <w:vAlign w:val="center"/>
            <w:hideMark/>
          </w:tcPr>
          <w:p w:rsidRPr="00045720" w:rsidR="00B80880" w:rsidP="00706650" w:rsidRDefault="00B80880" w14:paraId="00630A79" w14:textId="77777777">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Activity</w:t>
            </w:r>
          </w:p>
        </w:tc>
        <w:tc>
          <w:tcPr>
            <w:tcW w:w="1300" w:type="dxa"/>
            <w:tcBorders>
              <w:top w:val="single" w:color="auto" w:sz="4" w:space="0"/>
              <w:left w:val="nil"/>
              <w:bottom w:val="single" w:color="auto" w:sz="4" w:space="0"/>
              <w:right w:val="single" w:color="auto" w:sz="4" w:space="0"/>
            </w:tcBorders>
            <w:shd w:val="clear" w:color="000000" w:fill="E8E8E8"/>
            <w:vAlign w:val="center"/>
            <w:hideMark/>
          </w:tcPr>
          <w:p w:rsidRPr="00045720" w:rsidR="00B80880" w:rsidP="00706650" w:rsidRDefault="00B80880" w14:paraId="7295873D" w14:textId="77777777">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HOD</w:t>
            </w:r>
          </w:p>
        </w:tc>
        <w:tc>
          <w:tcPr>
            <w:tcW w:w="1120" w:type="dxa"/>
            <w:tcBorders>
              <w:top w:val="single" w:color="auto" w:sz="4" w:space="0"/>
              <w:left w:val="nil"/>
              <w:bottom w:val="single" w:color="auto" w:sz="4" w:space="0"/>
              <w:right w:val="single" w:color="auto" w:sz="4" w:space="0"/>
            </w:tcBorders>
            <w:shd w:val="clear" w:color="000000" w:fill="E8E8E8"/>
            <w:vAlign w:val="center"/>
            <w:hideMark/>
          </w:tcPr>
          <w:p w:rsidRPr="00045720" w:rsidR="00B80880" w:rsidP="00706650" w:rsidRDefault="00B80880" w14:paraId="6D7233B5" w14:textId="77777777">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CIO</w:t>
            </w:r>
          </w:p>
        </w:tc>
        <w:tc>
          <w:tcPr>
            <w:tcW w:w="1280" w:type="dxa"/>
            <w:tcBorders>
              <w:top w:val="single" w:color="auto" w:sz="4" w:space="0"/>
              <w:left w:val="nil"/>
              <w:bottom w:val="single" w:color="auto" w:sz="4" w:space="0"/>
              <w:right w:val="single" w:color="auto" w:sz="4" w:space="0"/>
            </w:tcBorders>
            <w:shd w:val="clear" w:color="000000" w:fill="E8E8E8"/>
            <w:vAlign w:val="center"/>
            <w:hideMark/>
          </w:tcPr>
          <w:p w:rsidRPr="00045720" w:rsidR="00B80880" w:rsidP="00706650" w:rsidRDefault="00B80880" w14:paraId="51369B6B" w14:textId="77777777">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Project Manager</w:t>
            </w:r>
          </w:p>
        </w:tc>
        <w:tc>
          <w:tcPr>
            <w:tcW w:w="1280" w:type="dxa"/>
            <w:tcBorders>
              <w:top w:val="single" w:color="auto" w:sz="4" w:space="0"/>
              <w:left w:val="nil"/>
              <w:bottom w:val="single" w:color="auto" w:sz="4" w:space="0"/>
              <w:right w:val="single" w:color="auto" w:sz="4" w:space="0"/>
            </w:tcBorders>
            <w:shd w:val="clear" w:color="000000" w:fill="E8E8E8"/>
            <w:vAlign w:val="center"/>
            <w:hideMark/>
          </w:tcPr>
          <w:p w:rsidRPr="00045720" w:rsidR="00B80880" w:rsidP="00706650" w:rsidRDefault="00B80880" w14:paraId="36F52AAB" w14:textId="77777777">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Programme Managers</w:t>
            </w:r>
          </w:p>
        </w:tc>
        <w:tc>
          <w:tcPr>
            <w:tcW w:w="960" w:type="dxa"/>
            <w:tcBorders>
              <w:top w:val="single" w:color="auto" w:sz="4" w:space="0"/>
              <w:left w:val="nil"/>
              <w:bottom w:val="single" w:color="auto" w:sz="4" w:space="0"/>
              <w:right w:val="single" w:color="auto" w:sz="4" w:space="0"/>
            </w:tcBorders>
            <w:shd w:val="clear" w:color="000000" w:fill="E8E8E8"/>
            <w:vAlign w:val="center"/>
            <w:hideMark/>
          </w:tcPr>
          <w:p w:rsidR="00B80880" w:rsidP="00706650" w:rsidRDefault="00B80880" w14:paraId="1A33BC3C" w14:textId="77777777">
            <w:pPr>
              <w:spacing w:before="0" w:after="0" w:line="240" w:lineRule="auto"/>
              <w:jc w:val="center"/>
              <w:rPr>
                <w:rFonts w:ascii="Aptos Narrow" w:hAnsi="Aptos Narrow"/>
                <w:b/>
                <w:bCs/>
                <w:color w:val="000000"/>
                <w:sz w:val="22"/>
                <w:szCs w:val="22"/>
                <w:lang w:eastAsia="en-ZA"/>
              </w:rPr>
            </w:pPr>
          </w:p>
          <w:p w:rsidRPr="00045720" w:rsidR="00B80880" w:rsidP="00706650" w:rsidRDefault="00B80880" w14:paraId="28FB110D" w14:textId="778A92EE">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Finance</w:t>
            </w:r>
          </w:p>
        </w:tc>
        <w:tc>
          <w:tcPr>
            <w:tcW w:w="1380" w:type="dxa"/>
            <w:tcBorders>
              <w:top w:val="single" w:color="auto" w:sz="4" w:space="0"/>
              <w:left w:val="nil"/>
              <w:bottom w:val="single" w:color="auto" w:sz="4" w:space="0"/>
              <w:right w:val="single" w:color="auto" w:sz="4" w:space="0"/>
            </w:tcBorders>
            <w:shd w:val="clear" w:color="000000" w:fill="E8E8E8"/>
            <w:vAlign w:val="center"/>
            <w:hideMark/>
          </w:tcPr>
          <w:p w:rsidRPr="00045720" w:rsidR="00B80880" w:rsidP="00706650" w:rsidRDefault="00B80880" w14:paraId="42C9F12B" w14:textId="77777777">
            <w:pPr>
              <w:spacing w:before="0" w:after="0" w:line="240" w:lineRule="auto"/>
              <w:jc w:val="center"/>
              <w:rPr>
                <w:rFonts w:ascii="Aptos Narrow" w:hAnsi="Aptos Narrow"/>
                <w:b/>
                <w:bCs/>
                <w:color w:val="000000"/>
                <w:sz w:val="22"/>
                <w:szCs w:val="22"/>
                <w:lang w:eastAsia="en-ZA"/>
              </w:rPr>
            </w:pPr>
            <w:r w:rsidRPr="00045720">
              <w:rPr>
                <w:rFonts w:ascii="Aptos Narrow" w:hAnsi="Aptos Narrow"/>
                <w:b/>
                <w:bCs/>
                <w:color w:val="000000"/>
                <w:sz w:val="22"/>
                <w:szCs w:val="22"/>
                <w:lang w:eastAsia="en-ZA"/>
              </w:rPr>
              <w:t>PPMU</w:t>
            </w:r>
            <w:r w:rsidRPr="00045720">
              <w:rPr>
                <w:rFonts w:ascii="Aptos Narrow" w:hAnsi="Aptos Narrow"/>
                <w:b/>
                <w:bCs/>
                <w:color w:val="000000"/>
                <w:sz w:val="22"/>
                <w:szCs w:val="22"/>
                <w:lang w:eastAsia="en-ZA"/>
              </w:rPr>
              <w:br/>
            </w:r>
            <w:r w:rsidRPr="00045720">
              <w:rPr>
                <w:rFonts w:ascii="Aptos Narrow" w:hAnsi="Aptos Narrow"/>
                <w:b/>
                <w:bCs/>
                <w:color w:val="000000"/>
                <w:sz w:val="22"/>
                <w:szCs w:val="22"/>
                <w:lang w:eastAsia="en-ZA"/>
              </w:rPr>
              <w:t>Project Team</w:t>
            </w:r>
          </w:p>
        </w:tc>
      </w:tr>
      <w:tr w:rsidRPr="00045720" w:rsidR="00B80880" w:rsidTr="00B80880" w14:paraId="3F6E807D" w14:textId="77777777">
        <w:trPr>
          <w:trHeight w:val="576"/>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B80880" w14:paraId="274A7B2F"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Project Approval</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6F6484B3"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7E43C3EE"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08C079E0"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5B1035F4"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55A068B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05DE6251"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r>
      <w:tr w:rsidRPr="00045720" w:rsidR="00B80880" w:rsidTr="00B80880" w14:paraId="5CC4E7ED" w14:textId="77777777">
        <w:trPr>
          <w:trHeight w:val="864"/>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B80880" w14:paraId="0D4404B2"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Requirements Definition</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0574C682"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6BF0124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73FA690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689C7B7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005C8320"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781F1DBE"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r>
      <w:tr w:rsidRPr="00045720" w:rsidR="00B80880" w:rsidTr="00B80880" w14:paraId="3CEFD950" w14:textId="77777777">
        <w:trPr>
          <w:trHeight w:val="576"/>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B80880" w14:paraId="09025887" w14:textId="61A12726">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System Design</w:t>
            </w:r>
            <w:r w:rsidR="00F24C74">
              <w:rPr>
                <w:rFonts w:ascii="Aptos Narrow" w:hAnsi="Aptos Narrow"/>
                <w:color w:val="000000"/>
                <w:sz w:val="22"/>
                <w:szCs w:val="22"/>
                <w:lang w:eastAsia="en-ZA"/>
              </w:rPr>
              <w:t xml:space="preserve"> and implementation</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3A0AD5F6"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4CBF0A92"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58055276"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5F396763"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0DDB47D0"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305EB91A"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r>
      <w:tr w:rsidRPr="00045720" w:rsidR="00B80880" w:rsidTr="00B80880" w14:paraId="721F692B" w14:textId="77777777">
        <w:trPr>
          <w:trHeight w:val="576"/>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B80880" w14:paraId="587094BF"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Data Migration</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7207568C"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1E904008"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1EF54076"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41B6A245"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2D769214"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38CED71E"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r>
      <w:tr w:rsidRPr="00045720" w:rsidR="00B80880" w:rsidTr="00B80880" w14:paraId="49C2AD77" w14:textId="77777777">
        <w:trPr>
          <w:trHeight w:val="864"/>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B80880" w14:paraId="5AB5EA3B"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Testing &amp; Validation</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0FE7D13F"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4B53225F"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4F5A711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5BB1BD13"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7DE0DF62"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36E6A7DD"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r>
      <w:tr w:rsidRPr="00045720" w:rsidR="00B80880" w:rsidTr="00B80880" w14:paraId="11DF34E9" w14:textId="77777777">
        <w:trPr>
          <w:trHeight w:val="288"/>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B80880" w14:paraId="4C858273"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Go-Live</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38EA55E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10EEA736"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2E9174BF"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1D388AB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1DB1A66C"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434A3BA6"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r>
      <w:tr w:rsidRPr="00045720" w:rsidR="00B80880" w:rsidTr="00B80880" w14:paraId="43A6CA62" w14:textId="77777777">
        <w:trPr>
          <w:trHeight w:val="576"/>
        </w:trPr>
        <w:tc>
          <w:tcPr>
            <w:tcW w:w="1640" w:type="dxa"/>
            <w:tcBorders>
              <w:top w:val="nil"/>
              <w:left w:val="single" w:color="auto" w:sz="4" w:space="0"/>
              <w:bottom w:val="single" w:color="auto" w:sz="4" w:space="0"/>
              <w:right w:val="single" w:color="auto" w:sz="4" w:space="0"/>
            </w:tcBorders>
            <w:vAlign w:val="center"/>
            <w:hideMark/>
          </w:tcPr>
          <w:p w:rsidRPr="00045720" w:rsidR="00B80880" w:rsidP="00706650" w:rsidRDefault="00A3238A" w14:paraId="3AFD8DCF" w14:textId="5CCB1E11">
            <w:pPr>
              <w:spacing w:before="0" w:after="0" w:line="240" w:lineRule="auto"/>
              <w:jc w:val="left"/>
              <w:rPr>
                <w:rFonts w:ascii="Aptos Narrow" w:hAnsi="Aptos Narrow"/>
                <w:color w:val="000000"/>
                <w:sz w:val="22"/>
                <w:szCs w:val="22"/>
                <w:lang w:eastAsia="en-ZA"/>
              </w:rPr>
            </w:pPr>
            <w:r>
              <w:rPr>
                <w:rFonts w:ascii="Aptos Narrow" w:hAnsi="Aptos Narrow"/>
                <w:color w:val="000000"/>
                <w:sz w:val="22"/>
                <w:szCs w:val="22"/>
                <w:lang w:eastAsia="en-ZA"/>
              </w:rPr>
              <w:t>36</w:t>
            </w:r>
            <w:r w:rsidRPr="00045720" w:rsidR="00B80880">
              <w:rPr>
                <w:rFonts w:ascii="Aptos Narrow" w:hAnsi="Aptos Narrow"/>
                <w:color w:val="000000"/>
                <w:sz w:val="22"/>
                <w:szCs w:val="22"/>
                <w:lang w:eastAsia="en-ZA"/>
              </w:rPr>
              <w:t>-Month</w:t>
            </w:r>
            <w:r w:rsidR="003E3902">
              <w:rPr>
                <w:rFonts w:ascii="Aptos Narrow" w:hAnsi="Aptos Narrow"/>
                <w:color w:val="000000"/>
                <w:sz w:val="22"/>
                <w:szCs w:val="22"/>
                <w:lang w:eastAsia="en-ZA"/>
              </w:rPr>
              <w:t>s</w:t>
            </w:r>
            <w:r w:rsidRPr="00045720" w:rsidR="00B80880">
              <w:rPr>
                <w:rFonts w:ascii="Aptos Narrow" w:hAnsi="Aptos Narrow"/>
                <w:color w:val="000000"/>
                <w:sz w:val="22"/>
                <w:szCs w:val="22"/>
                <w:lang w:eastAsia="en-ZA"/>
              </w:rPr>
              <w:t>Support</w:t>
            </w:r>
          </w:p>
        </w:tc>
        <w:tc>
          <w:tcPr>
            <w:tcW w:w="1300" w:type="dxa"/>
            <w:tcBorders>
              <w:top w:val="nil"/>
              <w:left w:val="nil"/>
              <w:bottom w:val="single" w:color="auto" w:sz="4" w:space="0"/>
              <w:right w:val="single" w:color="auto" w:sz="4" w:space="0"/>
            </w:tcBorders>
            <w:vAlign w:val="center"/>
            <w:hideMark/>
          </w:tcPr>
          <w:p w:rsidRPr="00045720" w:rsidR="00B80880" w:rsidP="00706650" w:rsidRDefault="00B80880" w14:paraId="2C361CC3"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120" w:type="dxa"/>
            <w:tcBorders>
              <w:top w:val="nil"/>
              <w:left w:val="nil"/>
              <w:bottom w:val="single" w:color="auto" w:sz="4" w:space="0"/>
              <w:right w:val="single" w:color="auto" w:sz="4" w:space="0"/>
            </w:tcBorders>
            <w:vAlign w:val="center"/>
            <w:hideMark/>
          </w:tcPr>
          <w:p w:rsidRPr="00045720" w:rsidR="00B80880" w:rsidP="00706650" w:rsidRDefault="00B80880" w14:paraId="32FA2129"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A</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40D6DDD6"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c>
          <w:tcPr>
            <w:tcW w:w="1280" w:type="dxa"/>
            <w:tcBorders>
              <w:top w:val="nil"/>
              <w:left w:val="nil"/>
              <w:bottom w:val="single" w:color="auto" w:sz="4" w:space="0"/>
              <w:right w:val="single" w:color="auto" w:sz="4" w:space="0"/>
            </w:tcBorders>
            <w:vAlign w:val="center"/>
            <w:hideMark/>
          </w:tcPr>
          <w:p w:rsidRPr="00045720" w:rsidR="00B80880" w:rsidP="00706650" w:rsidRDefault="00B80880" w14:paraId="0E094093"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C</w:t>
            </w:r>
          </w:p>
        </w:tc>
        <w:tc>
          <w:tcPr>
            <w:tcW w:w="960" w:type="dxa"/>
            <w:tcBorders>
              <w:top w:val="nil"/>
              <w:left w:val="nil"/>
              <w:bottom w:val="single" w:color="auto" w:sz="4" w:space="0"/>
              <w:right w:val="single" w:color="auto" w:sz="4" w:space="0"/>
            </w:tcBorders>
            <w:vAlign w:val="center"/>
            <w:hideMark/>
          </w:tcPr>
          <w:p w:rsidRPr="00045720" w:rsidR="00B80880" w:rsidP="00706650" w:rsidRDefault="00B80880" w14:paraId="370E055E"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I</w:t>
            </w:r>
          </w:p>
        </w:tc>
        <w:tc>
          <w:tcPr>
            <w:tcW w:w="1380" w:type="dxa"/>
            <w:tcBorders>
              <w:top w:val="nil"/>
              <w:left w:val="nil"/>
              <w:bottom w:val="single" w:color="auto" w:sz="4" w:space="0"/>
              <w:right w:val="single" w:color="auto" w:sz="4" w:space="0"/>
            </w:tcBorders>
            <w:vAlign w:val="center"/>
            <w:hideMark/>
          </w:tcPr>
          <w:p w:rsidRPr="00045720" w:rsidR="00B80880" w:rsidP="00706650" w:rsidRDefault="00B80880" w14:paraId="2FF0CAF4" w14:textId="77777777">
            <w:pPr>
              <w:spacing w:before="0" w:after="0" w:line="240" w:lineRule="auto"/>
              <w:jc w:val="left"/>
              <w:rPr>
                <w:rFonts w:ascii="Aptos Narrow" w:hAnsi="Aptos Narrow"/>
                <w:color w:val="000000"/>
                <w:sz w:val="22"/>
                <w:szCs w:val="22"/>
                <w:lang w:eastAsia="en-ZA"/>
              </w:rPr>
            </w:pPr>
            <w:r w:rsidRPr="00045720">
              <w:rPr>
                <w:rFonts w:ascii="Aptos Narrow" w:hAnsi="Aptos Narrow"/>
                <w:color w:val="000000"/>
                <w:sz w:val="22"/>
                <w:szCs w:val="22"/>
                <w:lang w:eastAsia="en-ZA"/>
              </w:rPr>
              <w:t>R</w:t>
            </w:r>
          </w:p>
        </w:tc>
      </w:tr>
    </w:tbl>
    <w:p w:rsidR="00670704" w:rsidP="00E16915" w:rsidRDefault="00942C2F" w14:paraId="5D91DCA3" w14:textId="19E8DD14">
      <w:pPr>
        <w:pStyle w:val="Heading1"/>
        <w:rPr/>
      </w:pPr>
      <w:bookmarkStart w:name="_Toc1025687" w:id="1373175726"/>
      <w:r w:rsidR="00942C2F">
        <w:rPr/>
        <w:t xml:space="preserve">Project </w:t>
      </w:r>
      <w:r w:rsidR="003B0530">
        <w:rPr/>
        <w:t>Risk</w:t>
      </w:r>
      <w:bookmarkEnd w:id="1373175726"/>
      <w:r w:rsidR="003B0530">
        <w:rPr/>
        <w:t xml:space="preserve"> </w:t>
      </w:r>
    </w:p>
    <w:p w:rsidR="003B0530" w:rsidP="003B0530" w:rsidRDefault="003B0530" w14:paraId="2718EB7E" w14:textId="65188B47">
      <w:pPr>
        <w:pStyle w:val="ListParagraph"/>
        <w:numPr>
          <w:ilvl w:val="1"/>
          <w:numId w:val="1"/>
        </w:numPr>
        <w:rPr>
          <w:b/>
          <w:bCs/>
        </w:rPr>
      </w:pPr>
      <w:r w:rsidRPr="003B0530">
        <w:rPr>
          <w:b/>
          <w:bCs/>
        </w:rPr>
        <w:t>Purpose</w:t>
      </w:r>
    </w:p>
    <w:p w:rsidR="003B0530" w:rsidP="003B0530" w:rsidRDefault="003B0530" w14:paraId="48582EFE" w14:textId="22B732A3">
      <w:pPr>
        <w:ind w:left="360"/>
      </w:pPr>
      <w:r w:rsidRPr="003B0530">
        <w:t>Risk and CRAIDs management is implemented as a formal, continuous control process to ensure that all events or conditions that may impact the successful delivery of the Comprehensive Infrastructure Project Management System (</w:t>
      </w:r>
      <w:r w:rsidR="00D35A8C">
        <w:t>THE PAYMENT SYSTEM</w:t>
      </w:r>
      <w:r w:rsidRPr="003B0530">
        <w:t>) are:</w:t>
      </w:r>
    </w:p>
    <w:p w:rsidRPr="003B0530" w:rsidR="003B0530" w:rsidP="00036548" w:rsidRDefault="003B0530" w14:paraId="02909A08" w14:textId="1C6617CC">
      <w:pPr>
        <w:pStyle w:val="ListParagraph"/>
        <w:numPr>
          <w:ilvl w:val="0"/>
          <w:numId w:val="7"/>
        </w:numPr>
      </w:pPr>
      <w:r w:rsidRPr="003B0530">
        <w:t>proactively identified</w:t>
      </w:r>
    </w:p>
    <w:p w:rsidRPr="003B0530" w:rsidR="003B0530" w:rsidP="00036548" w:rsidRDefault="003B0530" w14:paraId="0071D098" w14:textId="6A291F76">
      <w:pPr>
        <w:pStyle w:val="ListParagraph"/>
        <w:numPr>
          <w:ilvl w:val="0"/>
          <w:numId w:val="7"/>
        </w:numPr>
      </w:pPr>
      <w:r w:rsidRPr="003B0530">
        <w:t>consistently assessed</w:t>
      </w:r>
    </w:p>
    <w:p w:rsidRPr="003B0530" w:rsidR="003B0530" w:rsidP="00036548" w:rsidRDefault="003B0530" w14:paraId="295C06BA" w14:textId="1AAFBC04">
      <w:pPr>
        <w:pStyle w:val="ListParagraph"/>
        <w:numPr>
          <w:ilvl w:val="0"/>
          <w:numId w:val="7"/>
        </w:numPr>
      </w:pPr>
      <w:r w:rsidRPr="003B0530">
        <w:t>formally recorded</w:t>
      </w:r>
    </w:p>
    <w:p w:rsidRPr="003B0530" w:rsidR="003B0530" w:rsidP="00036548" w:rsidRDefault="003B0530" w14:paraId="4A7ADE30" w14:textId="191AB9C8">
      <w:pPr>
        <w:pStyle w:val="ListParagraph"/>
        <w:numPr>
          <w:ilvl w:val="0"/>
          <w:numId w:val="7"/>
        </w:numPr>
      </w:pPr>
      <w:r w:rsidRPr="003B0530">
        <w:t>actively managed</w:t>
      </w:r>
    </w:p>
    <w:p w:rsidR="003B0530" w:rsidP="00036548" w:rsidRDefault="003B0530" w14:paraId="66AAAF37" w14:textId="3F2A79AE">
      <w:pPr>
        <w:pStyle w:val="ListParagraph"/>
        <w:numPr>
          <w:ilvl w:val="0"/>
          <w:numId w:val="7"/>
        </w:numPr>
      </w:pPr>
      <w:r w:rsidRPr="003B0530">
        <w:t>escalated through the appropriate governance structures.</w:t>
      </w:r>
    </w:p>
    <w:p w:rsidR="008868BE" w:rsidP="008868BE" w:rsidRDefault="008868BE" w14:paraId="711B9BCB" w14:textId="77777777"/>
    <w:p w:rsidR="008868BE" w:rsidP="008868BE" w:rsidRDefault="008868BE" w14:paraId="3241EC86" w14:textId="77777777"/>
    <w:p w:rsidR="008868BE" w:rsidP="008868BE" w:rsidRDefault="008868BE" w14:paraId="57151DD7" w14:textId="77777777"/>
    <w:p w:rsidR="008868BE" w:rsidP="008868BE" w:rsidRDefault="008868BE" w14:paraId="767DBD90" w14:textId="77777777"/>
    <w:p w:rsidRPr="00731EA5" w:rsidR="004079F3" w:rsidP="008868BE" w:rsidRDefault="004079F3" w14:paraId="4029023A" w14:textId="77777777">
      <w:pPr>
        <w:pStyle w:val="Caption"/>
        <w:spacing w:before="0" w:after="0"/>
        <w:rPr>
          <w:sz w:val="22"/>
          <w:szCs w:val="22"/>
        </w:rPr>
      </w:pPr>
      <w:bookmarkStart w:name="_Toc211257686" w:id="38"/>
      <w:r w:rsidRPr="00731EA5">
        <w:rPr>
          <w:sz w:val="22"/>
          <w:szCs w:val="22"/>
        </w:rPr>
        <w:t xml:space="preserve">Table </w:t>
      </w:r>
      <w:r>
        <w:rPr>
          <w:sz w:val="22"/>
          <w:szCs w:val="22"/>
        </w:rPr>
        <w:t>1</w:t>
      </w:r>
      <w:r w:rsidRPr="00731EA5">
        <w:rPr>
          <w:sz w:val="22"/>
          <w:szCs w:val="22"/>
        </w:rPr>
        <w:t xml:space="preserve">: Key </w:t>
      </w:r>
      <w:r>
        <w:rPr>
          <w:sz w:val="22"/>
          <w:szCs w:val="22"/>
        </w:rPr>
        <w:t>Risks and</w:t>
      </w:r>
      <w:r w:rsidRPr="00731EA5">
        <w:rPr>
          <w:sz w:val="22"/>
          <w:szCs w:val="22"/>
        </w:rPr>
        <w:t xml:space="preserve"> Dependencies </w:t>
      </w:r>
      <w:bookmarkEnd w:id="38"/>
    </w:p>
    <w:tbl>
      <w:tblPr>
        <w:tblStyle w:val="TableGrid"/>
        <w:tblW w:w="8500" w:type="dxa"/>
        <w:tblLook w:val="04A0" w:firstRow="1" w:lastRow="0" w:firstColumn="1" w:lastColumn="0" w:noHBand="0" w:noVBand="1"/>
      </w:tblPr>
      <w:tblGrid>
        <w:gridCol w:w="1586"/>
        <w:gridCol w:w="2372"/>
        <w:gridCol w:w="2983"/>
        <w:gridCol w:w="1559"/>
      </w:tblGrid>
      <w:tr w:rsidRPr="00BD36FF" w:rsidR="00787FF5" w:rsidTr="00EF6158" w14:paraId="3A6BC1B0" w14:textId="77777777">
        <w:trPr>
          <w:tblHeader/>
        </w:trPr>
        <w:tc>
          <w:tcPr>
            <w:tcW w:w="1586" w:type="dxa"/>
            <w:shd w:val="clear" w:color="auto" w:fill="D9D9D9" w:themeFill="background1" w:themeFillShade="D9"/>
          </w:tcPr>
          <w:p w:rsidRPr="00BD36FF" w:rsidR="00787FF5" w:rsidP="008C63F3" w:rsidRDefault="00787FF5" w14:paraId="0047345B" w14:textId="77777777">
            <w:pPr>
              <w:spacing w:before="0" w:after="0"/>
              <w:rPr>
                <w:b/>
                <w:bCs/>
                <w:sz w:val="20"/>
                <w:szCs w:val="20"/>
              </w:rPr>
            </w:pPr>
            <w:r w:rsidRPr="00BD36FF">
              <w:rPr>
                <w:b/>
                <w:bCs/>
                <w:sz w:val="20"/>
                <w:szCs w:val="20"/>
              </w:rPr>
              <w:t>Item</w:t>
            </w:r>
          </w:p>
        </w:tc>
        <w:tc>
          <w:tcPr>
            <w:tcW w:w="2372" w:type="dxa"/>
            <w:shd w:val="clear" w:color="auto" w:fill="D9D9D9" w:themeFill="background1" w:themeFillShade="D9"/>
          </w:tcPr>
          <w:p w:rsidRPr="00BD36FF" w:rsidR="00787FF5" w:rsidP="008C63F3" w:rsidRDefault="00787FF5" w14:paraId="6FB742FA" w14:textId="77777777">
            <w:pPr>
              <w:spacing w:before="0" w:after="0"/>
              <w:rPr>
                <w:b/>
                <w:bCs/>
                <w:sz w:val="20"/>
                <w:szCs w:val="20"/>
              </w:rPr>
            </w:pPr>
            <w:r w:rsidRPr="00BD36FF">
              <w:rPr>
                <w:b/>
                <w:bCs/>
                <w:sz w:val="20"/>
                <w:szCs w:val="20"/>
              </w:rPr>
              <w:t>Description</w:t>
            </w:r>
          </w:p>
        </w:tc>
        <w:tc>
          <w:tcPr>
            <w:tcW w:w="2983" w:type="dxa"/>
            <w:shd w:val="clear" w:color="auto" w:fill="D9D9D9" w:themeFill="background1" w:themeFillShade="D9"/>
          </w:tcPr>
          <w:p w:rsidRPr="00BD36FF" w:rsidR="00787FF5" w:rsidP="008C63F3" w:rsidRDefault="00787FF5" w14:paraId="64916DB9" w14:textId="77777777">
            <w:pPr>
              <w:spacing w:before="0" w:after="0"/>
              <w:rPr>
                <w:b/>
                <w:bCs/>
                <w:sz w:val="20"/>
                <w:szCs w:val="20"/>
              </w:rPr>
            </w:pPr>
            <w:r w:rsidRPr="00BD36FF">
              <w:rPr>
                <w:b/>
                <w:bCs/>
                <w:sz w:val="20"/>
                <w:szCs w:val="20"/>
              </w:rPr>
              <w:t>Mitigating Actions</w:t>
            </w:r>
          </w:p>
        </w:tc>
        <w:tc>
          <w:tcPr>
            <w:tcW w:w="1559" w:type="dxa"/>
            <w:shd w:val="clear" w:color="auto" w:fill="D9D9D9" w:themeFill="background1" w:themeFillShade="D9"/>
          </w:tcPr>
          <w:p w:rsidRPr="00BD36FF" w:rsidR="00787FF5" w:rsidP="008C63F3" w:rsidRDefault="00787FF5" w14:paraId="29DA6545" w14:textId="77777777">
            <w:pPr>
              <w:spacing w:before="0" w:after="0"/>
              <w:rPr>
                <w:b/>
                <w:bCs/>
                <w:sz w:val="20"/>
                <w:szCs w:val="20"/>
              </w:rPr>
            </w:pPr>
            <w:r w:rsidRPr="00BD36FF">
              <w:rPr>
                <w:b/>
                <w:bCs/>
                <w:sz w:val="20"/>
                <w:szCs w:val="20"/>
              </w:rPr>
              <w:t>Impact</w:t>
            </w:r>
          </w:p>
        </w:tc>
      </w:tr>
      <w:tr w:rsidRPr="00BD36FF" w:rsidR="00787FF5" w:rsidTr="00EF6158" w14:paraId="681D9A43" w14:textId="77777777">
        <w:tc>
          <w:tcPr>
            <w:tcW w:w="1586" w:type="dxa"/>
          </w:tcPr>
          <w:p w:rsidRPr="00BD36FF" w:rsidR="00787FF5" w:rsidP="008C63F3" w:rsidRDefault="00787FF5" w14:paraId="52F24A90" w14:textId="77777777">
            <w:pPr>
              <w:spacing w:before="0" w:after="0"/>
              <w:jc w:val="left"/>
              <w:rPr>
                <w:sz w:val="20"/>
                <w:szCs w:val="20"/>
              </w:rPr>
            </w:pPr>
            <w:r w:rsidRPr="00BD36FF">
              <w:rPr>
                <w:sz w:val="20"/>
                <w:szCs w:val="20"/>
              </w:rPr>
              <w:t>System Hosting and Data Management</w:t>
            </w:r>
          </w:p>
        </w:tc>
        <w:tc>
          <w:tcPr>
            <w:tcW w:w="2372" w:type="dxa"/>
          </w:tcPr>
          <w:p w:rsidRPr="00BD36FF" w:rsidR="00787FF5" w:rsidP="008C63F3" w:rsidRDefault="00787FF5" w14:paraId="4ACF2DF1" w14:textId="77777777">
            <w:pPr>
              <w:spacing w:before="0" w:after="0"/>
              <w:rPr>
                <w:sz w:val="20"/>
                <w:szCs w:val="20"/>
              </w:rPr>
            </w:pPr>
            <w:r w:rsidRPr="00BD36FF">
              <w:rPr>
                <w:sz w:val="20"/>
                <w:szCs w:val="20"/>
              </w:rPr>
              <w:t>Concerns about where the system would be hosted and how data would be stored, particularly regarding the security and ownership of data</w:t>
            </w:r>
          </w:p>
        </w:tc>
        <w:tc>
          <w:tcPr>
            <w:tcW w:w="2983" w:type="dxa"/>
          </w:tcPr>
          <w:p w:rsidRPr="00BD36FF" w:rsidR="00787FF5" w:rsidP="008C63F3" w:rsidRDefault="00787FF5" w14:paraId="09225471" w14:textId="218F7585">
            <w:pPr>
              <w:spacing w:before="0" w:after="0"/>
              <w:rPr>
                <w:sz w:val="20"/>
                <w:szCs w:val="20"/>
              </w:rPr>
            </w:pPr>
            <w:r w:rsidRPr="00BD36FF">
              <w:rPr>
                <w:sz w:val="20"/>
                <w:szCs w:val="20"/>
              </w:rPr>
              <w:t xml:space="preserve">It was confirmed that data ownership always belongs to the client, and hosting can be </w:t>
            </w:r>
            <w:r>
              <w:rPr>
                <w:sz w:val="20"/>
                <w:szCs w:val="20"/>
              </w:rPr>
              <w:t>performed either on the vendor’s infrastructure or the client’s</w:t>
            </w:r>
            <w:r w:rsidR="00CE43D4">
              <w:rPr>
                <w:sz w:val="20"/>
                <w:szCs w:val="20"/>
              </w:rPr>
              <w:t xml:space="preserve"> </w:t>
            </w:r>
            <w:r>
              <w:rPr>
                <w:sz w:val="20"/>
                <w:szCs w:val="20"/>
              </w:rPr>
              <w:t xml:space="preserve">infrastructure, depending on the client's </w:t>
            </w:r>
            <w:r w:rsidRPr="00BD36FF">
              <w:rPr>
                <w:sz w:val="20"/>
                <w:szCs w:val="20"/>
              </w:rPr>
              <w:t>preference.</w:t>
            </w:r>
          </w:p>
          <w:p w:rsidRPr="00BD36FF" w:rsidR="00787FF5" w:rsidP="008C63F3" w:rsidRDefault="00787FF5" w14:paraId="050E1705" w14:textId="77777777">
            <w:pPr>
              <w:spacing w:before="0" w:after="0"/>
              <w:rPr>
                <w:sz w:val="20"/>
                <w:szCs w:val="20"/>
              </w:rPr>
            </w:pPr>
            <w:r w:rsidRPr="00BD36FF">
              <w:rPr>
                <w:sz w:val="20"/>
                <w:szCs w:val="20"/>
              </w:rPr>
              <w:t xml:space="preserve">The vendor uses Docker containers for system </w:t>
            </w:r>
            <w:r w:rsidRPr="00BD36FF">
              <w:rPr>
                <w:sz w:val="20"/>
                <w:szCs w:val="20"/>
              </w:rPr>
              <w:t>deployment, which includes built-in backup and redundancy features</w:t>
            </w:r>
            <w:r>
              <w:rPr>
                <w:sz w:val="20"/>
                <w:szCs w:val="20"/>
              </w:rPr>
              <w:t>.</w:t>
            </w:r>
          </w:p>
        </w:tc>
        <w:tc>
          <w:tcPr>
            <w:tcW w:w="1559" w:type="dxa"/>
          </w:tcPr>
          <w:p w:rsidRPr="00BD36FF" w:rsidR="00787FF5" w:rsidP="008C63F3" w:rsidRDefault="00787FF5" w14:paraId="772BD880" w14:textId="77777777">
            <w:pPr>
              <w:spacing w:before="0" w:after="0"/>
              <w:rPr>
                <w:sz w:val="20"/>
                <w:szCs w:val="20"/>
              </w:rPr>
            </w:pPr>
            <w:r w:rsidRPr="00BD36FF">
              <w:rPr>
                <w:sz w:val="20"/>
                <w:szCs w:val="20"/>
              </w:rPr>
              <w:t>Low</w:t>
            </w:r>
          </w:p>
        </w:tc>
      </w:tr>
      <w:tr w:rsidRPr="00BD36FF" w:rsidR="00787FF5" w:rsidTr="00EF6158" w14:paraId="07BB0518" w14:textId="77777777">
        <w:tc>
          <w:tcPr>
            <w:tcW w:w="1586" w:type="dxa"/>
          </w:tcPr>
          <w:p w:rsidRPr="00BD36FF" w:rsidR="00787FF5" w:rsidP="008C63F3" w:rsidRDefault="00787FF5" w14:paraId="52B3EE9B" w14:textId="77777777">
            <w:pPr>
              <w:spacing w:before="0" w:after="0"/>
              <w:jc w:val="left"/>
              <w:rPr>
                <w:sz w:val="20"/>
                <w:szCs w:val="20"/>
              </w:rPr>
            </w:pPr>
            <w:r w:rsidRPr="00BD36FF">
              <w:rPr>
                <w:sz w:val="20"/>
                <w:szCs w:val="20"/>
              </w:rPr>
              <w:t>Redundancy and Failover</w:t>
            </w:r>
          </w:p>
        </w:tc>
        <w:tc>
          <w:tcPr>
            <w:tcW w:w="2372" w:type="dxa"/>
          </w:tcPr>
          <w:p w:rsidRPr="00BD36FF" w:rsidR="00787FF5" w:rsidP="008C63F3" w:rsidRDefault="00D35A8C" w14:paraId="2A248559" w14:textId="774D4C50">
            <w:pPr>
              <w:spacing w:before="0" w:after="0"/>
              <w:rPr>
                <w:sz w:val="20"/>
                <w:szCs w:val="20"/>
              </w:rPr>
            </w:pPr>
            <w:r>
              <w:rPr>
                <w:sz w:val="20"/>
                <w:szCs w:val="20"/>
              </w:rPr>
              <w:t>THE PAYMENT SYSTEM</w:t>
            </w:r>
            <w:r w:rsidRPr="00BD36FF" w:rsidR="00787FF5">
              <w:rPr>
                <w:sz w:val="20"/>
                <w:szCs w:val="20"/>
              </w:rPr>
              <w:t xml:space="preserve"> Redundancy and Failover:</w:t>
            </w:r>
          </w:p>
        </w:tc>
        <w:tc>
          <w:tcPr>
            <w:tcW w:w="2983" w:type="dxa"/>
          </w:tcPr>
          <w:p w:rsidRPr="00BD36FF" w:rsidR="00787FF5" w:rsidP="008C63F3" w:rsidRDefault="00787FF5" w14:paraId="561C7C99" w14:textId="77777777">
            <w:pPr>
              <w:spacing w:before="0" w:after="0"/>
              <w:rPr>
                <w:sz w:val="20"/>
                <w:szCs w:val="20"/>
              </w:rPr>
            </w:pPr>
            <w:r w:rsidRPr="00BD36FF">
              <w:rPr>
                <w:sz w:val="20"/>
                <w:szCs w:val="20"/>
              </w:rPr>
              <w:t>The vendor outlined their use of Docker containers to ensure better redundancy and quick failover handling. In case of server failure, the system is designed to switch to a backup server with minimal downtime</w:t>
            </w:r>
            <w:r>
              <w:rPr>
                <w:sz w:val="20"/>
                <w:szCs w:val="20"/>
              </w:rPr>
              <w:t>.</w:t>
            </w:r>
          </w:p>
        </w:tc>
        <w:tc>
          <w:tcPr>
            <w:tcW w:w="1559" w:type="dxa"/>
          </w:tcPr>
          <w:p w:rsidRPr="00BD36FF" w:rsidR="00787FF5" w:rsidP="008C63F3" w:rsidRDefault="00787FF5" w14:paraId="72A03916" w14:textId="77777777">
            <w:pPr>
              <w:spacing w:before="0" w:after="0"/>
              <w:rPr>
                <w:sz w:val="20"/>
                <w:szCs w:val="20"/>
              </w:rPr>
            </w:pPr>
            <w:r w:rsidRPr="00BD36FF">
              <w:rPr>
                <w:sz w:val="20"/>
                <w:szCs w:val="20"/>
              </w:rPr>
              <w:t>Low</w:t>
            </w:r>
          </w:p>
        </w:tc>
      </w:tr>
      <w:tr w:rsidRPr="00BD36FF" w:rsidR="00787FF5" w:rsidTr="00EF6158" w14:paraId="761858CF" w14:textId="77777777">
        <w:tc>
          <w:tcPr>
            <w:tcW w:w="1586" w:type="dxa"/>
          </w:tcPr>
          <w:p w:rsidRPr="00BD36FF" w:rsidR="00787FF5" w:rsidP="008C63F3" w:rsidRDefault="00787FF5" w14:paraId="2CBF2630" w14:textId="77777777">
            <w:pPr>
              <w:spacing w:before="0" w:after="0"/>
              <w:jc w:val="left"/>
              <w:rPr>
                <w:sz w:val="20"/>
                <w:szCs w:val="20"/>
              </w:rPr>
            </w:pPr>
            <w:r w:rsidRPr="00BD36FF">
              <w:rPr>
                <w:sz w:val="20"/>
                <w:szCs w:val="20"/>
              </w:rPr>
              <w:t>Cybersecurity and System Security</w:t>
            </w:r>
          </w:p>
        </w:tc>
        <w:tc>
          <w:tcPr>
            <w:tcW w:w="2372" w:type="dxa"/>
          </w:tcPr>
          <w:p w:rsidRPr="00BD36FF" w:rsidR="00787FF5" w:rsidP="008C63F3" w:rsidRDefault="00787FF5" w14:paraId="03C00604" w14:textId="77777777">
            <w:pPr>
              <w:spacing w:before="0" w:after="0"/>
              <w:rPr>
                <w:sz w:val="20"/>
                <w:szCs w:val="20"/>
              </w:rPr>
            </w:pPr>
            <w:r w:rsidRPr="00BD36FF">
              <w:rPr>
                <w:sz w:val="20"/>
                <w:szCs w:val="20"/>
              </w:rPr>
              <w:t>Cybersecurity concerns were raised, particularly in the context of cloud hosting</w:t>
            </w:r>
            <w:r>
              <w:rPr>
                <w:sz w:val="20"/>
                <w:szCs w:val="20"/>
              </w:rPr>
              <w:t>.</w:t>
            </w:r>
          </w:p>
        </w:tc>
        <w:tc>
          <w:tcPr>
            <w:tcW w:w="2983" w:type="dxa"/>
          </w:tcPr>
          <w:p w:rsidRPr="00BD36FF" w:rsidR="00787FF5" w:rsidP="008C63F3" w:rsidRDefault="00787FF5" w14:paraId="78B375E8" w14:textId="77777777">
            <w:pPr>
              <w:spacing w:before="0" w:after="0"/>
              <w:rPr>
                <w:sz w:val="20"/>
                <w:szCs w:val="20"/>
              </w:rPr>
            </w:pPr>
            <w:r w:rsidRPr="00BD36FF">
              <w:rPr>
                <w:sz w:val="20"/>
                <w:szCs w:val="20"/>
              </w:rPr>
              <w:t xml:space="preserve">The vendor explained various security measures, </w:t>
            </w:r>
            <w:r>
              <w:rPr>
                <w:sz w:val="20"/>
                <w:szCs w:val="20"/>
              </w:rPr>
              <w:t xml:space="preserve">including IP-based access restrictions to servers and the </w:t>
            </w:r>
            <w:r w:rsidRPr="00BD36FF">
              <w:rPr>
                <w:sz w:val="20"/>
                <w:szCs w:val="20"/>
              </w:rPr>
              <w:t>automatic prevention of malicious file uploads.</w:t>
            </w:r>
          </w:p>
          <w:p w:rsidRPr="00BD36FF" w:rsidR="00787FF5" w:rsidP="008C63F3" w:rsidRDefault="00787FF5" w14:paraId="17BF36CD" w14:textId="77777777">
            <w:pPr>
              <w:spacing w:before="0" w:after="0"/>
              <w:rPr>
                <w:sz w:val="20"/>
                <w:szCs w:val="20"/>
              </w:rPr>
            </w:pPr>
            <w:r w:rsidRPr="00BD36FF">
              <w:rPr>
                <w:sz w:val="20"/>
                <w:szCs w:val="20"/>
              </w:rPr>
              <w:t>The server is protected by restricted IP access, and files uploaded by users are stored securely to avoid the execution of malicious code.</w:t>
            </w:r>
          </w:p>
          <w:p w:rsidRPr="00BD36FF" w:rsidR="00787FF5" w:rsidP="008C63F3" w:rsidRDefault="00787FF5" w14:paraId="1DA61125" w14:textId="77777777">
            <w:pPr>
              <w:spacing w:before="0" w:after="0"/>
              <w:rPr>
                <w:sz w:val="20"/>
                <w:szCs w:val="20"/>
              </w:rPr>
            </w:pPr>
            <w:r w:rsidRPr="00BD36FF">
              <w:rPr>
                <w:sz w:val="20"/>
                <w:szCs w:val="20"/>
              </w:rPr>
              <w:t>Security measures are in place to prevent SQL injection and unauthorized access to sensitive data.</w:t>
            </w:r>
          </w:p>
        </w:tc>
        <w:tc>
          <w:tcPr>
            <w:tcW w:w="1559" w:type="dxa"/>
          </w:tcPr>
          <w:p w:rsidRPr="00BD36FF" w:rsidR="00787FF5" w:rsidP="008C63F3" w:rsidRDefault="00787FF5" w14:paraId="383F792C" w14:textId="77777777">
            <w:pPr>
              <w:spacing w:before="0" w:after="0"/>
              <w:rPr>
                <w:sz w:val="20"/>
                <w:szCs w:val="20"/>
              </w:rPr>
            </w:pPr>
            <w:r w:rsidRPr="00BD36FF">
              <w:rPr>
                <w:sz w:val="20"/>
                <w:szCs w:val="20"/>
              </w:rPr>
              <w:t>Low</w:t>
            </w:r>
          </w:p>
        </w:tc>
      </w:tr>
      <w:tr w:rsidRPr="00BD36FF" w:rsidR="00787FF5" w:rsidTr="00EF6158" w14:paraId="2867F5C3" w14:textId="77777777">
        <w:tc>
          <w:tcPr>
            <w:tcW w:w="1586" w:type="dxa"/>
          </w:tcPr>
          <w:p w:rsidRPr="00BD36FF" w:rsidR="00787FF5" w:rsidP="008C63F3" w:rsidRDefault="00787FF5" w14:paraId="1F13F683" w14:textId="77777777">
            <w:pPr>
              <w:spacing w:before="0" w:after="0"/>
              <w:jc w:val="left"/>
              <w:rPr>
                <w:sz w:val="20"/>
                <w:szCs w:val="20"/>
              </w:rPr>
            </w:pPr>
            <w:r w:rsidRPr="00BD36FF">
              <w:rPr>
                <w:sz w:val="20"/>
                <w:szCs w:val="20"/>
              </w:rPr>
              <w:t>System Testing and Real-World Usage</w:t>
            </w:r>
          </w:p>
        </w:tc>
        <w:tc>
          <w:tcPr>
            <w:tcW w:w="2372" w:type="dxa"/>
          </w:tcPr>
          <w:p w:rsidRPr="00BD36FF" w:rsidR="00787FF5" w:rsidP="008C63F3" w:rsidRDefault="00787FF5" w14:paraId="70295FAC" w14:textId="77777777">
            <w:pPr>
              <w:spacing w:before="0" w:after="0"/>
              <w:rPr>
                <w:sz w:val="20"/>
                <w:szCs w:val="20"/>
              </w:rPr>
            </w:pPr>
            <w:r w:rsidRPr="00BD36FF">
              <w:rPr>
                <w:sz w:val="20"/>
                <w:szCs w:val="20"/>
              </w:rPr>
              <w:t>The importance of testing the system in real-world conditions, particularly for network performance, was highlighted. It was suggested that we engage with current users to gather feedback on the system's strengths and weaknesses.</w:t>
            </w:r>
          </w:p>
        </w:tc>
        <w:tc>
          <w:tcPr>
            <w:tcW w:w="2983" w:type="dxa"/>
          </w:tcPr>
          <w:p w:rsidRPr="00BD36FF" w:rsidR="00787FF5" w:rsidP="008C63F3" w:rsidRDefault="00787FF5" w14:paraId="7E483DD8" w14:textId="77777777">
            <w:pPr>
              <w:spacing w:before="0" w:after="0"/>
              <w:rPr>
                <w:sz w:val="20"/>
                <w:szCs w:val="20"/>
              </w:rPr>
            </w:pPr>
            <w:r w:rsidRPr="00BD36FF">
              <w:rPr>
                <w:sz w:val="20"/>
                <w:szCs w:val="20"/>
              </w:rPr>
              <w:t xml:space="preserve">A Network capacity. This test plan ensures a systematic approach to capturing and analysing network traffic using Wireshark. The results will help </w:t>
            </w:r>
            <w:r>
              <w:rPr>
                <w:sz w:val="20"/>
                <w:szCs w:val="20"/>
              </w:rPr>
              <w:t>identify issues, optimise performance, and ensure</w:t>
            </w:r>
            <w:r w:rsidRPr="00BD36FF">
              <w:rPr>
                <w:sz w:val="20"/>
                <w:szCs w:val="20"/>
              </w:rPr>
              <w:t xml:space="preserve"> security compliance. The assessment test plan was developed.  </w:t>
            </w:r>
          </w:p>
        </w:tc>
        <w:tc>
          <w:tcPr>
            <w:tcW w:w="1559" w:type="dxa"/>
          </w:tcPr>
          <w:p w:rsidRPr="00BD36FF" w:rsidR="00787FF5" w:rsidP="008C63F3" w:rsidRDefault="00787FF5" w14:paraId="35DADD48" w14:textId="77777777">
            <w:pPr>
              <w:spacing w:before="0" w:after="0"/>
              <w:rPr>
                <w:sz w:val="20"/>
                <w:szCs w:val="20"/>
              </w:rPr>
            </w:pPr>
            <w:r w:rsidRPr="00BD36FF">
              <w:rPr>
                <w:sz w:val="20"/>
                <w:szCs w:val="20"/>
              </w:rPr>
              <w:t>Medium</w:t>
            </w:r>
          </w:p>
        </w:tc>
      </w:tr>
      <w:tr w:rsidRPr="00BD36FF" w:rsidR="00787FF5" w:rsidTr="00EF6158" w14:paraId="37E47922" w14:textId="77777777">
        <w:tc>
          <w:tcPr>
            <w:tcW w:w="1586" w:type="dxa"/>
          </w:tcPr>
          <w:p w:rsidRPr="00531582" w:rsidR="00787FF5" w:rsidP="008C63F3" w:rsidRDefault="00106E08" w14:paraId="6B7B1319" w14:textId="16B9D7BB">
            <w:pPr>
              <w:spacing w:before="0" w:after="0"/>
              <w:jc w:val="left"/>
              <w:rPr>
                <w:sz w:val="20"/>
                <w:szCs w:val="20"/>
              </w:rPr>
            </w:pPr>
            <w:r>
              <w:rPr>
                <w:sz w:val="20"/>
                <w:szCs w:val="20"/>
              </w:rPr>
              <w:t>The Payemnt System</w:t>
            </w:r>
            <w:r w:rsidR="00787FF5">
              <w:rPr>
                <w:sz w:val="20"/>
                <w:szCs w:val="20"/>
              </w:rPr>
              <w:t>Hosting</w:t>
            </w:r>
          </w:p>
        </w:tc>
        <w:tc>
          <w:tcPr>
            <w:tcW w:w="2372" w:type="dxa"/>
          </w:tcPr>
          <w:p w:rsidRPr="004F2ADD" w:rsidR="00787FF5" w:rsidP="008C63F3" w:rsidRDefault="00787FF5" w14:paraId="56E01657" w14:textId="58EE5AC7">
            <w:pPr>
              <w:spacing w:before="0" w:after="0"/>
              <w:rPr>
                <w:sz w:val="20"/>
                <w:szCs w:val="20"/>
              </w:rPr>
            </w:pPr>
            <w:r>
              <w:rPr>
                <w:rFonts w:cs="Arial"/>
                <w:color w:val="000000"/>
                <w:sz w:val="22"/>
                <w:szCs w:val="22"/>
                <w:lang w:eastAsia="en-ZA"/>
              </w:rPr>
              <w:t xml:space="preserve">Delay from GITO to Infrastructure for </w:t>
            </w:r>
            <w:r w:rsidR="00D35A8C">
              <w:rPr>
                <w:rFonts w:cs="Arial"/>
                <w:color w:val="000000"/>
                <w:sz w:val="22"/>
                <w:szCs w:val="22"/>
                <w:lang w:eastAsia="en-ZA"/>
              </w:rPr>
              <w:t>THE PAYMENT SYSTEM</w:t>
            </w:r>
            <w:r w:rsidRPr="000A16AD">
              <w:rPr>
                <w:rFonts w:cs="Arial"/>
                <w:color w:val="000000"/>
                <w:sz w:val="22"/>
                <w:szCs w:val="22"/>
                <w:lang w:eastAsia="en-ZA"/>
              </w:rPr>
              <w:t xml:space="preserve"> Hosting</w:t>
            </w:r>
          </w:p>
        </w:tc>
        <w:tc>
          <w:tcPr>
            <w:tcW w:w="2983" w:type="dxa"/>
          </w:tcPr>
          <w:p w:rsidRPr="004F2ADD" w:rsidR="00787FF5" w:rsidP="008C63F3" w:rsidRDefault="00787FF5" w14:paraId="6DC5FB84" w14:textId="77777777">
            <w:pPr>
              <w:spacing w:before="0" w:after="0"/>
              <w:rPr>
                <w:sz w:val="20"/>
                <w:szCs w:val="20"/>
              </w:rPr>
            </w:pPr>
            <w:r>
              <w:rPr>
                <w:sz w:val="20"/>
                <w:szCs w:val="20"/>
              </w:rPr>
              <w:t>Escalate to the HOD’s office</w:t>
            </w:r>
          </w:p>
        </w:tc>
        <w:tc>
          <w:tcPr>
            <w:tcW w:w="1559" w:type="dxa"/>
          </w:tcPr>
          <w:p w:rsidR="00787FF5" w:rsidP="008C63F3" w:rsidRDefault="00787FF5" w14:paraId="7369AB7B" w14:textId="77777777">
            <w:pPr>
              <w:spacing w:before="0" w:after="0"/>
              <w:rPr>
                <w:sz w:val="20"/>
                <w:szCs w:val="20"/>
              </w:rPr>
            </w:pPr>
            <w:r>
              <w:rPr>
                <w:sz w:val="20"/>
                <w:szCs w:val="20"/>
              </w:rPr>
              <w:t>High</w:t>
            </w:r>
          </w:p>
        </w:tc>
      </w:tr>
    </w:tbl>
    <w:p w:rsidRPr="003B0530" w:rsidR="00E0175C" w:rsidP="00D45F6D" w:rsidRDefault="00E0175C" w14:paraId="31CD5295" w14:textId="77777777">
      <w:pPr>
        <w:pStyle w:val="NoSpacing"/>
      </w:pPr>
    </w:p>
    <w:p w:rsidR="00B12C52" w:rsidP="00E16915" w:rsidRDefault="00B12C52" w14:paraId="4C854C68" w14:textId="130FC8AD">
      <w:pPr>
        <w:pStyle w:val="Heading1"/>
        <w:rPr/>
      </w:pPr>
      <w:bookmarkStart w:name="_Toc1324316925" w:id="793693787"/>
      <w:r w:rsidR="00B12C52">
        <w:rPr/>
        <w:t>Change and Configuration Management</w:t>
      </w:r>
      <w:bookmarkEnd w:id="793693787"/>
    </w:p>
    <w:p w:rsidR="00B12C52" w:rsidP="002C72EB" w:rsidRDefault="00B12C52" w14:paraId="33098D47" w14:textId="7422DBB2">
      <w:pPr>
        <w:ind w:left="360"/>
      </w:pPr>
      <w:r>
        <w:t>The Comprehensive Infrastructure Project Management System (</w:t>
      </w:r>
      <w:r w:rsidR="00D35A8C">
        <w:t>THE PAYMENT SYSTEM</w:t>
      </w:r>
      <w:r>
        <w:t>) will be implemented within a formally controlled change and configuration management environment to ensure that all modifications to approved baselines are evaluated, authorised, recorded, and communicated in a structured and auditable manner.</w:t>
      </w:r>
    </w:p>
    <w:p w:rsidR="00B12C52" w:rsidP="00B12C52" w:rsidRDefault="00B12C52" w14:paraId="107DAEFE" w14:textId="77777777">
      <w:pPr>
        <w:ind w:left="360"/>
      </w:pPr>
      <w:r>
        <w:t>This control is essential to protect the integrity of the approved project scope, schedule, cost, solution design, and deliverables, and to prevent unauthorised or uncontrolled changes that may compromise governance, compliance, or service delivery objectives of the North West Department of Public Works and Roads.</w:t>
      </w:r>
    </w:p>
    <w:p w:rsidR="00B12C52" w:rsidP="00630339" w:rsidRDefault="00B12C52" w14:paraId="152E5B39" w14:textId="77777777">
      <w:pPr>
        <w:ind w:left="360"/>
      </w:pPr>
      <w:r>
        <w:t>Change and configuration management will operate as an integrated process that:</w:t>
      </w:r>
    </w:p>
    <w:p w:rsidR="00B12C52" w:rsidP="00036548" w:rsidRDefault="007E4693" w14:paraId="5C9BC751" w14:textId="4B1D7403">
      <w:pPr>
        <w:pStyle w:val="ListParagraph"/>
        <w:numPr>
          <w:ilvl w:val="0"/>
          <w:numId w:val="7"/>
        </w:numPr>
      </w:pPr>
      <w:r>
        <w:t>L</w:t>
      </w:r>
      <w:r w:rsidR="00B12C52">
        <w:t>inks business requirements to approved solution outputs</w:t>
      </w:r>
    </w:p>
    <w:p w:rsidR="00B12C52" w:rsidP="00036548" w:rsidRDefault="007E4693" w14:paraId="5C62EE4F" w14:textId="43F86A43">
      <w:pPr>
        <w:pStyle w:val="ListParagraph"/>
        <w:numPr>
          <w:ilvl w:val="0"/>
          <w:numId w:val="7"/>
        </w:numPr>
      </w:pPr>
      <w:r>
        <w:t>E</w:t>
      </w:r>
      <w:r w:rsidR="00B12C52">
        <w:t>nforces version and baseline control</w:t>
      </w:r>
    </w:p>
    <w:p w:rsidR="00B12C52" w:rsidP="00036548" w:rsidRDefault="007E4693" w14:paraId="4681C0EE" w14:textId="2C1157A5">
      <w:pPr>
        <w:pStyle w:val="ListParagraph"/>
        <w:numPr>
          <w:ilvl w:val="0"/>
          <w:numId w:val="7"/>
        </w:numPr>
      </w:pPr>
      <w:r>
        <w:t>E</w:t>
      </w:r>
      <w:r w:rsidR="00B12C52">
        <w:t>nsures impact-based decision-making</w:t>
      </w:r>
    </w:p>
    <w:p w:rsidR="00B12C52" w:rsidP="00036548" w:rsidRDefault="007E4693" w14:paraId="144982A9" w14:textId="305C1D79">
      <w:pPr>
        <w:pStyle w:val="ListParagraph"/>
        <w:numPr>
          <w:ilvl w:val="0"/>
          <w:numId w:val="7"/>
        </w:numPr>
      </w:pPr>
      <w:r>
        <w:t>P</w:t>
      </w:r>
      <w:r w:rsidR="00B12C52">
        <w:t>rovides full traceability from request to implementation.</w:t>
      </w:r>
    </w:p>
    <w:p w:rsidR="00B12C52" w:rsidP="00B12C52" w:rsidRDefault="00B12C52" w14:paraId="4C518B2B" w14:textId="77777777">
      <w:pPr>
        <w:ind w:left="360"/>
      </w:pPr>
      <w:r>
        <w:t>All changes will be processed through formally defined approval structures aligned to the project governance model, with the Technical Steering Committee acting as the Change Control Authority for solution, configuration, and baseline-related decisions.</w:t>
      </w:r>
    </w:p>
    <w:p w:rsidRPr="00B12C52" w:rsidR="00B12C52" w:rsidP="00B12C52" w:rsidRDefault="00B12C52" w14:paraId="4D8B5B3A" w14:textId="2304A13F">
      <w:pPr>
        <w:ind w:left="360"/>
      </w:pPr>
      <w:r>
        <w:t>This approach ensures that the project remains predictable, controlled, and aligned to its approved objectives while enabling managed flexibility where change is required.</w:t>
      </w:r>
    </w:p>
    <w:p w:rsidR="00B12C52" w:rsidP="00B12C52" w:rsidRDefault="00B12C52" w14:paraId="44564F35" w14:textId="4DFE75E7">
      <w:pPr>
        <w:ind w:left="360"/>
      </w:pPr>
      <w:r>
        <w:t>A formal Change Management Process will be implemented to ensure:</w:t>
      </w:r>
    </w:p>
    <w:p w:rsidR="00B12C52" w:rsidP="00036548" w:rsidRDefault="00B12C52" w14:paraId="5A5B3EEE" w14:textId="14953EBE">
      <w:pPr>
        <w:pStyle w:val="ListParagraph"/>
        <w:numPr>
          <w:ilvl w:val="0"/>
          <w:numId w:val="7"/>
        </w:numPr>
      </w:pPr>
      <w:r>
        <w:t>Structured submission and evaluation of change requests</w:t>
      </w:r>
    </w:p>
    <w:p w:rsidR="00B12C52" w:rsidP="00036548" w:rsidRDefault="00B12C52" w14:paraId="4285BD71" w14:textId="6BB4CD6E">
      <w:pPr>
        <w:pStyle w:val="ListParagraph"/>
        <w:numPr>
          <w:ilvl w:val="0"/>
          <w:numId w:val="7"/>
        </w:numPr>
      </w:pPr>
      <w:r>
        <w:t>Impact assessments (scope, cost, schedule, benefits, resources)</w:t>
      </w:r>
    </w:p>
    <w:p w:rsidR="00B12C52" w:rsidP="00036548" w:rsidRDefault="00B12C52" w14:paraId="5C9F7976" w14:textId="6E5EDCAC">
      <w:pPr>
        <w:pStyle w:val="ListParagraph"/>
        <w:numPr>
          <w:ilvl w:val="0"/>
          <w:numId w:val="7"/>
        </w:numPr>
      </w:pPr>
      <w:r>
        <w:t>Defined approval authority</w:t>
      </w:r>
    </w:p>
    <w:p w:rsidR="00B12C52" w:rsidP="00036548" w:rsidRDefault="00B12C52" w14:paraId="3DD16E32" w14:textId="3EFB4AB0">
      <w:pPr>
        <w:pStyle w:val="ListParagraph"/>
        <w:numPr>
          <w:ilvl w:val="0"/>
          <w:numId w:val="7"/>
        </w:numPr>
      </w:pPr>
      <w:r>
        <w:t>Audit trail of decisions</w:t>
      </w:r>
    </w:p>
    <w:p w:rsidR="00B12C52" w:rsidP="00B12C52" w:rsidRDefault="00B12C52" w14:paraId="267D5799" w14:textId="77777777">
      <w:pPr>
        <w:ind w:left="720"/>
      </w:pPr>
      <w:r>
        <w:t>A Configuration Management Plan will govern:</w:t>
      </w:r>
    </w:p>
    <w:p w:rsidR="00B12C52" w:rsidP="00036548" w:rsidRDefault="00B12C52" w14:paraId="788BA392" w14:textId="66CDDE92">
      <w:pPr>
        <w:pStyle w:val="ListParagraph"/>
        <w:numPr>
          <w:ilvl w:val="0"/>
          <w:numId w:val="7"/>
        </w:numPr>
      </w:pPr>
      <w:r>
        <w:t>Version control</w:t>
      </w:r>
    </w:p>
    <w:p w:rsidR="00B12C52" w:rsidP="00036548" w:rsidRDefault="00B12C52" w14:paraId="7D755C07" w14:textId="274DB607">
      <w:pPr>
        <w:pStyle w:val="ListParagraph"/>
        <w:numPr>
          <w:ilvl w:val="0"/>
          <w:numId w:val="7"/>
        </w:numPr>
      </w:pPr>
      <w:r>
        <w:t>Baselines</w:t>
      </w:r>
    </w:p>
    <w:p w:rsidR="00B12C52" w:rsidP="00036548" w:rsidRDefault="00B12C52" w14:paraId="4CE6C2AF" w14:textId="716313F9">
      <w:pPr>
        <w:pStyle w:val="ListParagraph"/>
        <w:numPr>
          <w:ilvl w:val="0"/>
          <w:numId w:val="7"/>
        </w:numPr>
      </w:pPr>
      <w:r>
        <w:t>Release management</w:t>
      </w:r>
    </w:p>
    <w:p w:rsidR="00B12C52" w:rsidP="00036548" w:rsidRDefault="00B12C52" w14:paraId="5614CC61" w14:textId="4BC7A11E">
      <w:pPr>
        <w:pStyle w:val="ListParagraph"/>
        <w:numPr>
          <w:ilvl w:val="0"/>
          <w:numId w:val="7"/>
        </w:numPr>
      </w:pPr>
      <w:r>
        <w:t>Deliverable integrity</w:t>
      </w:r>
    </w:p>
    <w:p w:rsidR="00E16915" w:rsidP="00E16915" w:rsidRDefault="00E16915" w14:paraId="05DD6B83" w14:textId="1AD2AE67">
      <w:pPr>
        <w:pStyle w:val="Heading1"/>
        <w:rPr/>
      </w:pPr>
      <w:bookmarkStart w:name="_Toc948282818" w:id="1144414518"/>
      <w:r w:rsidR="00E16915">
        <w:rPr/>
        <w:t>Change Management and User Adoption</w:t>
      </w:r>
      <w:bookmarkEnd w:id="1144414518"/>
    </w:p>
    <w:p w:rsidR="00E16915" w:rsidP="00E16915" w:rsidRDefault="00E16915" w14:paraId="13935182" w14:textId="2A6D632A">
      <w:pPr>
        <w:ind w:left="360"/>
      </w:pPr>
      <w:r>
        <w:t xml:space="preserve">Change Management and User Adoption ensures that the implementation of </w:t>
      </w:r>
      <w:r w:rsidR="00A1772B">
        <w:t>The Payment System</w:t>
      </w:r>
      <w:r>
        <w:t>is not limited to system deployment but results in sustainable business transformation across all affected programmes. The introduction of an integrated digital platform represents a significant shift in how infrastructure planning, delivery, monitoring, and reporting are performed, and therefore requires a structured organisational transition approach.</w:t>
      </w:r>
    </w:p>
    <w:p w:rsidR="00E16915" w:rsidP="00E16915" w:rsidRDefault="00E16915" w14:paraId="4CFEBBBE" w14:textId="77777777">
      <w:pPr>
        <w:ind w:left="360"/>
      </w:pPr>
      <w:r>
        <w:t>This component focuses on preparing leadership, business units, and end users for the new ways of working through structured impact assessments, readiness evaluations, role-based training, and ongoing user support. It ensures that business processes are aligned to system workflows, that users understand their responsibilities within the new environment, and that resistance to change is proactively managed.</w:t>
      </w:r>
    </w:p>
    <w:p w:rsidR="00E16915" w:rsidP="00E16915" w:rsidRDefault="00E16915" w14:paraId="26A2D37B" w14:textId="77777777">
      <w:pPr>
        <w:ind w:left="360"/>
      </w:pPr>
      <w:r>
        <w:t>The change management approach includes stakeholder impact analysis, communication of the change vision, development of training materials, execution of training sessions, and post-implementation user support. Adoption will be monitored through measurable indicators such as system utilisation, data quality, compliance with defined processes, and user competency levels.</w:t>
      </w:r>
    </w:p>
    <w:p w:rsidRPr="00E16915" w:rsidR="00E16915" w:rsidP="00E16915" w:rsidRDefault="00E16915" w14:paraId="31F00D07" w14:textId="19F19545">
      <w:pPr>
        <w:ind w:left="360"/>
      </w:pPr>
      <w:r>
        <w:t xml:space="preserve">By embedding change management into the project governance framework, the Department ensures that </w:t>
      </w:r>
      <w:r w:rsidR="00D35A8C">
        <w:t>THE PAYMENT SYSTEM</w:t>
      </w:r>
      <w:r>
        <w:t xml:space="preserve"> delivers its intended strategic value, improves operational performance, and achieves long-term sustainability.</w:t>
      </w:r>
    </w:p>
    <w:p w:rsidR="00E16915" w:rsidP="00E16915" w:rsidRDefault="00E16915" w14:paraId="43668CE8" w14:textId="62529491">
      <w:pPr>
        <w:ind w:left="360"/>
      </w:pPr>
      <w:r>
        <w:t>A Change Management Committee, comprising of Programme Managers, will:</w:t>
      </w:r>
    </w:p>
    <w:p w:rsidR="00E16915" w:rsidP="00036548" w:rsidRDefault="00E16915" w14:paraId="22C89C64" w14:textId="77777777">
      <w:pPr>
        <w:pStyle w:val="ListParagraph"/>
        <w:numPr>
          <w:ilvl w:val="0"/>
          <w:numId w:val="7"/>
        </w:numPr>
      </w:pPr>
      <w:r>
        <w:t>Champion adoption</w:t>
      </w:r>
    </w:p>
    <w:p w:rsidR="00E16915" w:rsidP="00036548" w:rsidRDefault="00E16915" w14:paraId="622739DF" w14:textId="77777777">
      <w:pPr>
        <w:pStyle w:val="ListParagraph"/>
        <w:numPr>
          <w:ilvl w:val="0"/>
          <w:numId w:val="7"/>
        </w:numPr>
      </w:pPr>
      <w:r>
        <w:t>Drive user readiness</w:t>
      </w:r>
    </w:p>
    <w:p w:rsidR="00E16915" w:rsidP="00036548" w:rsidRDefault="00E16915" w14:paraId="6A2521A0" w14:textId="77777777">
      <w:pPr>
        <w:pStyle w:val="ListParagraph"/>
        <w:numPr>
          <w:ilvl w:val="0"/>
          <w:numId w:val="7"/>
        </w:numPr>
      </w:pPr>
      <w:r>
        <w:t>Manage resistance to change</w:t>
      </w:r>
    </w:p>
    <w:p w:rsidR="00E16915" w:rsidP="00036548" w:rsidRDefault="00E16915" w14:paraId="1946AAD5" w14:textId="53B2487D">
      <w:pPr>
        <w:pStyle w:val="ListParagraph"/>
        <w:numPr>
          <w:ilvl w:val="0"/>
          <w:numId w:val="7"/>
        </w:numPr>
      </w:pPr>
      <w:r>
        <w:t>Oversee training and business transition</w:t>
      </w:r>
    </w:p>
    <w:p w:rsidR="00E16915" w:rsidP="00E16915" w:rsidRDefault="00E16915" w14:paraId="3B5D5B6A" w14:textId="64CA6919">
      <w:pPr>
        <w:pStyle w:val="Heading1"/>
        <w:rPr/>
      </w:pPr>
      <w:bookmarkStart w:name="_Toc1847992651" w:id="774031608"/>
      <w:r w:rsidR="00E16915">
        <w:rPr/>
        <w:t>Technology and Infrastructure Readiness</w:t>
      </w:r>
      <w:bookmarkEnd w:id="774031608"/>
    </w:p>
    <w:p w:rsidR="00915689" w:rsidP="00915689" w:rsidRDefault="00915689" w14:paraId="023C4D58" w14:textId="14B7C4C7">
      <w:pPr>
        <w:ind w:left="360"/>
      </w:pPr>
      <w:r w:rsidRPr="00915689">
        <w:t xml:space="preserve">Technology and Infrastructure Readiness confirms that the technical environment required to deploy, operate, support, and scale the </w:t>
      </w:r>
      <w:r w:rsidR="00A273E5">
        <w:t xml:space="preserve">The Payment System </w:t>
      </w:r>
      <w:r w:rsidRPr="00915689">
        <w:t>is available, compliant, and fit for purpose prior to go-live. This section establishes the governance and assurance mechanisms used to verify that all foundational ICT components including hosting, network capacity, security, system software, user access, and integration enablement</w:t>
      </w:r>
      <w:r>
        <w:t xml:space="preserve"> </w:t>
      </w:r>
      <w:r w:rsidRPr="00915689">
        <w:t>meet the defined solution architecture and departmental standards.</w:t>
      </w:r>
    </w:p>
    <w:p w:rsidR="00915689" w:rsidP="00915689" w:rsidRDefault="00915689" w14:paraId="5FC07AF5" w14:textId="56F8D1B6">
      <w:pPr>
        <w:ind w:left="360"/>
      </w:pPr>
      <w:r w:rsidRPr="00915689">
        <w:t>The readiness assessment ensures alignment between the application solution delivered by the service provider and the Department’s enterprise architecture, ICT policies, cybersecurity requirements, and operational support model. It further provides formal evidence that the environment has been evaluated for performance, availability, capacity, business continuity, and disaster recovery to support a stable production implementation.</w:t>
      </w:r>
    </w:p>
    <w:p w:rsidR="00915689" w:rsidP="00915689" w:rsidRDefault="00915689" w14:paraId="5AED834F" w14:textId="55588F6B">
      <w:pPr>
        <w:ind w:left="360"/>
      </w:pPr>
      <w:r w:rsidRPr="00915689">
        <w:t>This process includes verification of:</w:t>
      </w:r>
    </w:p>
    <w:p w:rsidR="00915689" w:rsidP="00036548" w:rsidRDefault="00915689" w14:paraId="46135648" w14:textId="77777777">
      <w:pPr>
        <w:pStyle w:val="ListParagraph"/>
        <w:numPr>
          <w:ilvl w:val="0"/>
          <w:numId w:val="7"/>
        </w:numPr>
      </w:pPr>
      <w:r>
        <w:t>Provisioning and configuration of the approved hosting environment (as supplied outside this project scope)</w:t>
      </w:r>
    </w:p>
    <w:p w:rsidR="00915689" w:rsidP="00036548" w:rsidRDefault="00915689" w14:paraId="6D6525C0" w14:textId="77777777">
      <w:pPr>
        <w:pStyle w:val="ListParagraph"/>
        <w:numPr>
          <w:ilvl w:val="0"/>
          <w:numId w:val="7"/>
        </w:numPr>
      </w:pPr>
      <w:r>
        <w:t>Network connectivity and accessibility across head office, districts, and relevant operational sites</w:t>
      </w:r>
    </w:p>
    <w:p w:rsidR="00915689" w:rsidP="00036548" w:rsidRDefault="00915689" w14:paraId="57150EDF" w14:textId="77777777">
      <w:pPr>
        <w:pStyle w:val="ListParagraph"/>
        <w:numPr>
          <w:ilvl w:val="0"/>
          <w:numId w:val="7"/>
        </w:numPr>
      </w:pPr>
      <w:r>
        <w:t>Identity and access management, user provisioning, and role-based security</w:t>
      </w:r>
    </w:p>
    <w:p w:rsidR="00915689" w:rsidP="00036548" w:rsidRDefault="00915689" w14:paraId="371A418C" w14:textId="77777777">
      <w:pPr>
        <w:pStyle w:val="ListParagraph"/>
        <w:numPr>
          <w:ilvl w:val="0"/>
          <w:numId w:val="7"/>
        </w:numPr>
      </w:pPr>
      <w:r>
        <w:t>Compliance with government ICT security and data protection standards</w:t>
      </w:r>
    </w:p>
    <w:p w:rsidR="00915689" w:rsidP="00036548" w:rsidRDefault="00915689" w14:paraId="201396BF" w14:textId="77777777">
      <w:pPr>
        <w:pStyle w:val="ListParagraph"/>
        <w:numPr>
          <w:ilvl w:val="0"/>
          <w:numId w:val="7"/>
        </w:numPr>
      </w:pPr>
      <w:r>
        <w:t>Availability of non-production environments for testing, training, and deployment</w:t>
      </w:r>
    </w:p>
    <w:p w:rsidR="00915689" w:rsidP="00036548" w:rsidRDefault="00915689" w14:paraId="2B811431" w14:textId="77777777">
      <w:pPr>
        <w:pStyle w:val="ListParagraph"/>
        <w:numPr>
          <w:ilvl w:val="0"/>
          <w:numId w:val="7"/>
        </w:numPr>
      </w:pPr>
      <w:r>
        <w:t>Technical integration readiness for current and future interfacing systems</w:t>
      </w:r>
    </w:p>
    <w:p w:rsidR="00915689" w:rsidP="00036548" w:rsidRDefault="00915689" w14:paraId="543C0E0E" w14:textId="4C577A5E">
      <w:pPr>
        <w:pStyle w:val="ListParagraph"/>
        <w:numPr>
          <w:ilvl w:val="0"/>
          <w:numId w:val="7"/>
        </w:numPr>
      </w:pPr>
      <w:r>
        <w:t>Operational support readiness, including service management processes, backup procedures, and system monitoring</w:t>
      </w:r>
    </w:p>
    <w:p w:rsidR="00915689" w:rsidP="00915689" w:rsidRDefault="00915689" w14:paraId="7EF2F89C" w14:textId="1F3194E9">
      <w:pPr>
        <w:ind w:left="360"/>
      </w:pPr>
      <w:r w:rsidRPr="00915689">
        <w:t>Where dependencies fall outside the direct scope of the</w:t>
      </w:r>
      <w:r w:rsidR="007C59CE">
        <w:t xml:space="preserve"> Payment Sytem</w:t>
      </w:r>
      <w:r w:rsidRPr="00915689">
        <w:t>implementation such as the supply of hosting infrastructure or external system integrations these will be formally tracked, assessed for impact, and managed through the project’s CRAIDs and governance structures to ensure that they do not compromise implementation timelines or system stability.</w:t>
      </w:r>
    </w:p>
    <w:p w:rsidR="00915689" w:rsidP="00915689" w:rsidRDefault="00915689" w14:paraId="6D2949FA" w14:textId="095FD1F2">
      <w:pPr>
        <w:ind w:left="360"/>
      </w:pPr>
      <w:r w:rsidRPr="00915689">
        <w:t xml:space="preserve">The outcome of this readiness process will be a formal Go-Live technical assurance confirming that the technology landscape can sustainably support the </w:t>
      </w:r>
      <w:r w:rsidR="00D35A8C">
        <w:t>THE PAYMENT SYSTEM</w:t>
      </w:r>
      <w:r w:rsidRPr="00915689">
        <w:t xml:space="preserve"> solution in line with performance, security, and availability expectations. This provides executive confidence, audit traceability, and a controlled transition into the operational environment.</w:t>
      </w:r>
    </w:p>
    <w:p w:rsidRPr="00915689" w:rsidR="00915689" w:rsidP="00915689" w:rsidRDefault="00915689" w14:paraId="3C3C699D" w14:textId="77777777">
      <w:pPr>
        <w:ind w:left="360"/>
      </w:pPr>
      <w:r w:rsidRPr="00915689">
        <w:t>Network capacity planning will:</w:t>
      </w:r>
    </w:p>
    <w:p w:rsidRPr="00915689" w:rsidR="00915689" w:rsidP="00036548" w:rsidRDefault="00915689" w14:paraId="74AC868C" w14:textId="77777777">
      <w:pPr>
        <w:pStyle w:val="ListParagraph"/>
        <w:numPr>
          <w:ilvl w:val="0"/>
          <w:numId w:val="7"/>
        </w:numPr>
      </w:pPr>
      <w:r w:rsidRPr="00915689">
        <w:t>Assess current performance</w:t>
      </w:r>
    </w:p>
    <w:p w:rsidRPr="00915689" w:rsidR="00915689" w:rsidP="00036548" w:rsidRDefault="00915689" w14:paraId="19B292E3" w14:textId="77777777">
      <w:pPr>
        <w:pStyle w:val="ListParagraph"/>
        <w:numPr>
          <w:ilvl w:val="0"/>
          <w:numId w:val="7"/>
        </w:numPr>
      </w:pPr>
      <w:r w:rsidRPr="00915689">
        <w:t>Forecast future demand</w:t>
      </w:r>
    </w:p>
    <w:p w:rsidRPr="00915689" w:rsidR="00915689" w:rsidP="00036548" w:rsidRDefault="00915689" w14:paraId="72B9C2D6" w14:textId="77777777">
      <w:pPr>
        <w:pStyle w:val="ListParagraph"/>
        <w:numPr>
          <w:ilvl w:val="0"/>
          <w:numId w:val="7"/>
        </w:numPr>
      </w:pPr>
      <w:r w:rsidRPr="00915689">
        <w:t>Identify bottlenecks</w:t>
      </w:r>
    </w:p>
    <w:p w:rsidRPr="00915689" w:rsidR="00915689" w:rsidP="00844846" w:rsidRDefault="00915689" w14:paraId="7CF858E1" w14:textId="7C3036B3">
      <w:pPr>
        <w:pStyle w:val="ListParagraph"/>
        <w:numPr>
          <w:ilvl w:val="0"/>
          <w:numId w:val="7"/>
        </w:numPr>
      </w:pPr>
      <w:r w:rsidRPr="00915689">
        <w:t>Implement upgrade plans</w:t>
      </w:r>
    </w:p>
    <w:p w:rsidR="00E16915" w:rsidP="00915689" w:rsidRDefault="00E16915" w14:paraId="66F48E9B" w14:textId="77777777">
      <w:pPr>
        <w:ind w:left="360"/>
      </w:pPr>
      <w:r>
        <w:t>System deployment will ensure:</w:t>
      </w:r>
    </w:p>
    <w:p w:rsidR="00E16915" w:rsidP="00036548" w:rsidRDefault="00E16915" w14:paraId="1B91D332" w14:textId="3574064F">
      <w:pPr>
        <w:pStyle w:val="ListParagraph"/>
        <w:numPr>
          <w:ilvl w:val="0"/>
          <w:numId w:val="7"/>
        </w:numPr>
      </w:pPr>
      <w:r>
        <w:t>Secure hosting</w:t>
      </w:r>
    </w:p>
    <w:p w:rsidR="00E16915" w:rsidP="00036548" w:rsidRDefault="00E16915" w14:paraId="2F625695" w14:textId="2FC83AC4">
      <w:pPr>
        <w:pStyle w:val="ListParagraph"/>
        <w:numPr>
          <w:ilvl w:val="0"/>
          <w:numId w:val="7"/>
        </w:numPr>
      </w:pPr>
      <w:r>
        <w:t>Data ownership by the Department</w:t>
      </w:r>
    </w:p>
    <w:p w:rsidR="00E16915" w:rsidP="00036548" w:rsidRDefault="00E16915" w14:paraId="269A436F" w14:textId="22B0109F">
      <w:pPr>
        <w:pStyle w:val="ListParagraph"/>
        <w:numPr>
          <w:ilvl w:val="0"/>
          <w:numId w:val="7"/>
        </w:numPr>
      </w:pPr>
      <w:r>
        <w:t>Cybersecurity controls</w:t>
      </w:r>
    </w:p>
    <w:p w:rsidRPr="00E16915" w:rsidR="00E16915" w:rsidP="00036548" w:rsidRDefault="00E16915" w14:paraId="73F49A45" w14:textId="0719B3EC">
      <w:pPr>
        <w:pStyle w:val="ListParagraph"/>
        <w:numPr>
          <w:ilvl w:val="0"/>
          <w:numId w:val="7"/>
        </w:numPr>
      </w:pPr>
      <w:r>
        <w:t>Role-based access</w:t>
      </w:r>
    </w:p>
    <w:p w:rsidR="00AC07DA" w:rsidP="00E16915" w:rsidRDefault="003B0530" w14:paraId="55FE11C9" w14:textId="074F2CA7">
      <w:pPr>
        <w:pStyle w:val="Heading1"/>
        <w:rPr/>
      </w:pPr>
      <w:bookmarkStart w:name="_Toc904024789" w:id="2015497704"/>
      <w:r w:rsidR="003B0530">
        <w:rPr/>
        <w:t>Deliverables</w:t>
      </w:r>
      <w:bookmarkEnd w:id="2015497704"/>
      <w:r w:rsidR="00AC07DA">
        <w:rPr/>
        <w:t xml:space="preserve"> </w:t>
      </w:r>
    </w:p>
    <w:p w:rsidR="00915689" w:rsidP="00915689" w:rsidRDefault="00915689" w14:paraId="7E5F44DF" w14:textId="12450274">
      <w:pPr>
        <w:ind w:left="360"/>
      </w:pPr>
      <w:r>
        <w:t xml:space="preserve">All deliverables will be developed in accordance with approved standards, baselined through configuration management, and controlled through the change management process to ensure traceability and auditability. Deliverables will include system components, configured modules, data migration outputs, integration interfaces, governance artefacts, training materials, operational procedures, and reporting capabilities required for the successful implementation and institutionalisation of </w:t>
      </w:r>
      <w:r w:rsidR="002B5BF1">
        <w:t>The Payment System</w:t>
      </w:r>
      <w:r>
        <w:t>.</w:t>
      </w:r>
    </w:p>
    <w:p w:rsidR="00915689" w:rsidP="00915689" w:rsidRDefault="00915689" w14:paraId="1710EF38" w14:textId="2644F037">
      <w:pPr>
        <w:ind w:left="360"/>
      </w:pPr>
      <w:r>
        <w:t>Acceptance of deliverables will be based on predefined acceptance criteria, sign-off by authorised stakeholders, and alignment with the approved project scope and benefits realisation objectives. This structured approach ensures that outputs are measurable, controlled, and directly contribute to the operational readiness of the Department.</w:t>
      </w:r>
    </w:p>
    <w:p w:rsidR="004362C9" w:rsidP="00915689" w:rsidRDefault="004362C9" w14:paraId="0F9A2B7E" w14:textId="77777777">
      <w:pPr>
        <w:ind w:left="360"/>
      </w:pPr>
    </w:p>
    <w:p w:rsidR="00125CFB" w:rsidP="00125CFB" w:rsidRDefault="00125CFB" w14:paraId="58BB892B" w14:textId="0E00CD9E">
      <w:pPr>
        <w:pStyle w:val="ListParagraph"/>
        <w:numPr>
          <w:ilvl w:val="1"/>
          <w:numId w:val="1"/>
        </w:numPr>
        <w:rPr>
          <w:b/>
          <w:bCs/>
        </w:rPr>
      </w:pPr>
      <w:r w:rsidRPr="00125CFB">
        <w:rPr>
          <w:b/>
          <w:bCs/>
        </w:rPr>
        <w:t>Analysis of Programme</w:t>
      </w:r>
    </w:p>
    <w:p w:rsidRPr="00125CFB" w:rsidR="00125CFB" w:rsidP="00125CFB" w:rsidRDefault="002C4BFE" w14:paraId="53DD35C7" w14:textId="552BB84F">
      <w:pPr>
        <w:ind w:left="360"/>
      </w:pPr>
      <w:r>
        <w:t>This deliverable involves the following:</w:t>
      </w:r>
    </w:p>
    <w:p w:rsidRPr="00125CFB" w:rsidR="00125CFB" w:rsidP="00036548" w:rsidRDefault="00125CFB" w14:paraId="6864F586" w14:textId="3DA3C421">
      <w:pPr>
        <w:pStyle w:val="ListParagraph"/>
        <w:numPr>
          <w:ilvl w:val="0"/>
          <w:numId w:val="8"/>
        </w:numPr>
      </w:pPr>
      <w:r w:rsidRPr="00125CFB">
        <w:rPr>
          <w:b/>
          <w:bCs/>
        </w:rPr>
        <w:t>Requirements Gathering:</w:t>
      </w:r>
      <w:r w:rsidRPr="00125CFB">
        <w:t xml:space="preserve"> Collect detailed requirements from all stakeholders to ensure the system meets their needs.</w:t>
      </w:r>
    </w:p>
    <w:p w:rsidRPr="00125CFB" w:rsidR="00125CFB" w:rsidP="00036548" w:rsidRDefault="00125CFB" w14:paraId="042BF48B" w14:textId="17E4DDBB">
      <w:pPr>
        <w:pStyle w:val="ListParagraph"/>
        <w:numPr>
          <w:ilvl w:val="0"/>
          <w:numId w:val="8"/>
        </w:numPr>
      </w:pPr>
      <w:r w:rsidRPr="00125CFB">
        <w:rPr>
          <w:b/>
          <w:bCs/>
        </w:rPr>
        <w:t>System Architecture:</w:t>
      </w:r>
      <w:r w:rsidRPr="00125CFB">
        <w:t xml:space="preserve"> Analyse the system architecture, establish hardware requirements, software, and network requirements.</w:t>
      </w:r>
    </w:p>
    <w:p w:rsidR="00D72494" w:rsidP="00D72494" w:rsidRDefault="00D72494" w14:paraId="4072557C" w14:textId="77777777">
      <w:pPr>
        <w:pStyle w:val="ListParagraph"/>
        <w:ind w:left="1080"/>
      </w:pPr>
    </w:p>
    <w:p w:rsidRPr="00D72494" w:rsidR="00D72494" w:rsidP="00D72494" w:rsidRDefault="00D72494" w14:paraId="570F5E41" w14:textId="5CB8FB07">
      <w:pPr>
        <w:pStyle w:val="ListParagraph"/>
        <w:numPr>
          <w:ilvl w:val="1"/>
          <w:numId w:val="1"/>
        </w:numPr>
        <w:rPr>
          <w:b/>
          <w:bCs/>
        </w:rPr>
      </w:pPr>
      <w:bookmarkStart w:name="_Toc177322127" w:id="43"/>
      <w:r w:rsidRPr="00D72494">
        <w:rPr>
          <w:b/>
          <w:bCs/>
        </w:rPr>
        <w:t xml:space="preserve">Compilation and </w:t>
      </w:r>
      <w:bookmarkEnd w:id="43"/>
      <w:r>
        <w:rPr>
          <w:b/>
          <w:bCs/>
        </w:rPr>
        <w:t>cleaning of Information</w:t>
      </w:r>
    </w:p>
    <w:p w:rsidR="00D72494" w:rsidP="00D72494" w:rsidRDefault="00D72494" w14:paraId="50669175" w14:textId="77777777">
      <w:pPr>
        <w:ind w:left="360"/>
      </w:pPr>
      <w:r>
        <w:t>This activity entails the following:</w:t>
      </w:r>
    </w:p>
    <w:p w:rsidR="00D72494" w:rsidP="00036548" w:rsidRDefault="00D72494" w14:paraId="09E72899" w14:textId="0F2F4064">
      <w:pPr>
        <w:pStyle w:val="ListParagraph"/>
        <w:numPr>
          <w:ilvl w:val="0"/>
          <w:numId w:val="11"/>
        </w:numPr>
      </w:pPr>
      <w:r w:rsidRPr="00D72494">
        <w:rPr>
          <w:b/>
          <w:bCs/>
        </w:rPr>
        <w:t xml:space="preserve">Collation of programme information: </w:t>
      </w:r>
      <w:r>
        <w:t>This entails collecting project or programme information that is vital to the proper functioning of the programme.</w:t>
      </w:r>
    </w:p>
    <w:p w:rsidR="00D72494" w:rsidP="00036548" w:rsidRDefault="00D72494" w14:paraId="26FD62D7" w14:textId="07F8CCDF">
      <w:pPr>
        <w:pStyle w:val="ListParagraph"/>
        <w:numPr>
          <w:ilvl w:val="0"/>
          <w:numId w:val="11"/>
        </w:numPr>
      </w:pPr>
      <w:r w:rsidRPr="00D72494">
        <w:rPr>
          <w:b/>
          <w:bCs/>
        </w:rPr>
        <w:t>Compilation of programme information:</w:t>
      </w:r>
      <w:r>
        <w:t xml:space="preserve"> group the programme information for ease of data transfer</w:t>
      </w:r>
    </w:p>
    <w:p w:rsidR="00D72494" w:rsidP="00036548" w:rsidRDefault="00D72494" w14:paraId="0B90A2A5" w14:textId="77777777">
      <w:pPr>
        <w:pStyle w:val="ListParagraph"/>
        <w:numPr>
          <w:ilvl w:val="0"/>
          <w:numId w:val="11"/>
        </w:numPr>
      </w:pPr>
      <w:r w:rsidRPr="00D72494">
        <w:rPr>
          <w:b/>
          <w:bCs/>
        </w:rPr>
        <w:t>Data cleaning:</w:t>
      </w:r>
      <w:r>
        <w:t xml:space="preserve"> Analysing the information collected and collated to ensure that it is complete, where there are gaps the gaps should be closed. It includes ascertaining that the information is accurate and reported in the correct place.</w:t>
      </w:r>
    </w:p>
    <w:p w:rsidR="00D72494" w:rsidP="00036548" w:rsidRDefault="00D72494" w14:paraId="46BC4EE9" w14:textId="77777777">
      <w:pPr>
        <w:pStyle w:val="ListParagraph"/>
        <w:numPr>
          <w:ilvl w:val="0"/>
          <w:numId w:val="11"/>
        </w:numPr>
      </w:pPr>
      <w:r w:rsidRPr="00D72494">
        <w:rPr>
          <w:b/>
          <w:bCs/>
        </w:rPr>
        <w:t>Data validation:</w:t>
      </w:r>
      <w:r>
        <w:t xml:space="preserve"> Entails performing a check on the current data to ensure that it is accurate, consistent, and reflective of its intended purpose.</w:t>
      </w:r>
    </w:p>
    <w:p w:rsidR="00D72494" w:rsidP="00036548" w:rsidRDefault="00D72494" w14:paraId="412C189C" w14:textId="0D9573CA">
      <w:pPr>
        <w:pStyle w:val="ListParagraph"/>
        <w:numPr>
          <w:ilvl w:val="0"/>
          <w:numId w:val="11"/>
        </w:numPr>
      </w:pPr>
      <w:r w:rsidRPr="00D72494">
        <w:rPr>
          <w:b/>
          <w:bCs/>
        </w:rPr>
        <w:t xml:space="preserve">Data verification: </w:t>
      </w:r>
      <w:r>
        <w:t>Entails checking whether data falls within the acceptable range of values</w:t>
      </w:r>
      <w:r w:rsidR="00964223">
        <w:t>:</w:t>
      </w:r>
    </w:p>
    <w:p w:rsidR="002C5523" w:rsidP="002C5523" w:rsidRDefault="002C5523" w14:paraId="6B60576A" w14:textId="77777777">
      <w:pPr>
        <w:pStyle w:val="ListParagraph"/>
        <w:ind w:left="1080"/>
      </w:pPr>
    </w:p>
    <w:p w:rsidR="002C5523" w:rsidP="002C5523" w:rsidRDefault="002C5523" w14:paraId="18B61F5D" w14:textId="63AADA68">
      <w:pPr>
        <w:pStyle w:val="ListParagraph"/>
        <w:numPr>
          <w:ilvl w:val="1"/>
          <w:numId w:val="1"/>
        </w:numPr>
        <w:rPr>
          <w:b/>
          <w:bCs/>
        </w:rPr>
      </w:pPr>
      <w:r>
        <w:rPr>
          <w:b/>
          <w:bCs/>
        </w:rPr>
        <w:t xml:space="preserve">Functional </w:t>
      </w:r>
      <w:r w:rsidRPr="002C5523">
        <w:rPr>
          <w:b/>
          <w:bCs/>
        </w:rPr>
        <w:t>Design Workshops</w:t>
      </w:r>
    </w:p>
    <w:p w:rsidR="002C5523" w:rsidP="002C5523" w:rsidRDefault="002C4BFE" w14:paraId="37CD0B4A" w14:textId="56D49979">
      <w:pPr>
        <w:ind w:left="360"/>
      </w:pPr>
      <w:r w:rsidRPr="002C4BFE">
        <w:t>This deliverable involves the following:</w:t>
      </w:r>
    </w:p>
    <w:p w:rsidR="002C5523" w:rsidP="00036548" w:rsidRDefault="002C5523" w14:paraId="6E2B4FEB" w14:textId="48FA0F28">
      <w:pPr>
        <w:pStyle w:val="ListParagraph"/>
        <w:numPr>
          <w:ilvl w:val="0"/>
          <w:numId w:val="12"/>
        </w:numPr>
      </w:pPr>
      <w:r w:rsidRPr="002C4BFE">
        <w:rPr>
          <w:b/>
          <w:bCs/>
        </w:rPr>
        <w:t>De</w:t>
      </w:r>
      <w:r w:rsidRPr="002C5523">
        <w:rPr>
          <w:b/>
          <w:bCs/>
        </w:rPr>
        <w:t xml:space="preserve">sign training workshops: </w:t>
      </w:r>
      <w:r>
        <w:t>This includes the design and development of a workshop for training end-users on the functionality of the system. The intention is to ensure that the end-users will be familiar and continuously learning on the functionality of the system.</w:t>
      </w:r>
    </w:p>
    <w:p w:rsidRPr="002C5523" w:rsidR="002C5523" w:rsidP="00036548" w:rsidRDefault="002C5523" w14:paraId="378B4DD6" w14:textId="3CBEAB8C">
      <w:pPr>
        <w:pStyle w:val="ListParagraph"/>
        <w:numPr>
          <w:ilvl w:val="0"/>
          <w:numId w:val="12"/>
        </w:numPr>
      </w:pPr>
      <w:r w:rsidRPr="002C5523">
        <w:rPr>
          <w:b/>
          <w:bCs/>
        </w:rPr>
        <w:t>Workshop plan:</w:t>
      </w:r>
      <w:r>
        <w:t xml:space="preserve"> A rollout plan to workshop the various end-users both at head office, districts and sub-districts to ensure buy-in and use of the system.</w:t>
      </w:r>
    </w:p>
    <w:p w:rsidR="00964223" w:rsidP="00036548" w:rsidRDefault="00964223" w14:paraId="28C3E1FE" w14:textId="2D2F7CDB">
      <w:pPr>
        <w:pStyle w:val="ListParagraph"/>
        <w:numPr>
          <w:ilvl w:val="0"/>
          <w:numId w:val="11"/>
        </w:numPr>
      </w:pPr>
      <w:r>
        <w:rPr>
          <w:b/>
          <w:bCs/>
        </w:rPr>
        <w:t>Process Review:</w:t>
      </w:r>
      <w:r>
        <w:t xml:space="preserve"> Analysis of programme specific procedures to enable workflow creation.</w:t>
      </w:r>
    </w:p>
    <w:p w:rsidR="002C5523" w:rsidP="00036548" w:rsidRDefault="00964223" w14:paraId="3AC7575E" w14:textId="080403BB">
      <w:pPr>
        <w:pStyle w:val="ListParagraph"/>
        <w:numPr>
          <w:ilvl w:val="0"/>
          <w:numId w:val="11"/>
        </w:numPr>
      </w:pPr>
      <w:r>
        <w:rPr>
          <w:b/>
          <w:bCs/>
        </w:rPr>
        <w:t>Workflow Design:</w:t>
      </w:r>
      <w:r>
        <w:t xml:space="preserve"> Design Programme specific workflows aligned procedures.</w:t>
      </w:r>
    </w:p>
    <w:p w:rsidR="00125CFB" w:rsidP="00125CFB" w:rsidRDefault="00125CFB" w14:paraId="326DB139" w14:textId="77777777">
      <w:pPr>
        <w:pStyle w:val="ListParagraph"/>
        <w:ind w:left="1080"/>
      </w:pPr>
    </w:p>
    <w:p w:rsidRPr="00125CFB" w:rsidR="00125CFB" w:rsidP="00125CFB" w:rsidRDefault="00125CFB" w14:paraId="2CD4D0FC" w14:textId="47C8B93D">
      <w:pPr>
        <w:pStyle w:val="ListParagraph"/>
        <w:numPr>
          <w:ilvl w:val="1"/>
          <w:numId w:val="1"/>
        </w:numPr>
        <w:rPr>
          <w:b/>
          <w:bCs/>
        </w:rPr>
      </w:pPr>
      <w:r w:rsidRPr="00125CFB">
        <w:rPr>
          <w:b/>
          <w:bCs/>
        </w:rPr>
        <w:t xml:space="preserve">Data migration to system </w:t>
      </w:r>
    </w:p>
    <w:p w:rsidR="00125CFB" w:rsidP="00125CFB" w:rsidRDefault="002C4BFE" w14:paraId="63FA6103" w14:textId="43A3E5D4">
      <w:pPr>
        <w:ind w:left="360"/>
      </w:pPr>
      <w:r w:rsidRPr="002C4BFE">
        <w:t>This deliverable involves the following:</w:t>
      </w:r>
    </w:p>
    <w:p w:rsidR="00125CFB" w:rsidP="00036548" w:rsidRDefault="00125CFB" w14:paraId="17688F8D" w14:textId="7E271C55">
      <w:pPr>
        <w:pStyle w:val="ListParagraph"/>
        <w:numPr>
          <w:ilvl w:val="0"/>
          <w:numId w:val="9"/>
        </w:numPr>
        <w:spacing w:before="120" w:after="120"/>
      </w:pPr>
      <w:r w:rsidRPr="00125CFB">
        <w:rPr>
          <w:b/>
          <w:bCs/>
        </w:rPr>
        <w:t>Data capturing:</w:t>
      </w:r>
      <w:r>
        <w:t xml:space="preserve"> </w:t>
      </w:r>
      <w:r w:rsidRPr="009473CD">
        <w:t>Data capture is the process of collecting and storing information from various sources like</w:t>
      </w:r>
      <w:r w:rsidR="000D3225">
        <w:t xml:space="preserve">spreadsheet. </w:t>
      </w:r>
      <w:r w:rsidRPr="009473CD">
        <w:t>.</w:t>
      </w:r>
      <w:r>
        <w:t xml:space="preserve"> </w:t>
      </w:r>
      <w:r w:rsidRPr="00F53F83">
        <w:t xml:space="preserve">Scanning </w:t>
      </w:r>
      <w:r w:rsidR="00AF4559">
        <w:t xml:space="preserve">of participant </w:t>
      </w:r>
      <w:r w:rsidR="00A2014C">
        <w:t>documentation.</w:t>
      </w:r>
      <w:r w:rsidRPr="00F53F83" w:rsidR="00AF4559">
        <w:t xml:space="preserve"> </w:t>
      </w:r>
      <w:r w:rsidRPr="00F53F83">
        <w:t>is the initial stage in the process and provides several business benefits; however, collecting information from the document is the most valuable value proposition.</w:t>
      </w:r>
    </w:p>
    <w:p w:rsidR="00125CFB" w:rsidP="00036548" w:rsidRDefault="00125CFB" w14:paraId="2157D76F" w14:textId="3D76D53A">
      <w:pPr>
        <w:pStyle w:val="ListParagraph"/>
        <w:numPr>
          <w:ilvl w:val="0"/>
          <w:numId w:val="9"/>
        </w:numPr>
        <w:spacing w:before="120" w:after="120"/>
      </w:pPr>
      <w:r w:rsidRPr="00125CFB">
        <w:rPr>
          <w:b/>
          <w:bCs/>
        </w:rPr>
        <w:t>Data migration:</w:t>
      </w:r>
      <w:r>
        <w:t xml:space="preserve"> The</w:t>
      </w:r>
      <w:r w:rsidRPr="00490C39">
        <w:t xml:space="preserve"> process of selecting, preparing, and moving existing data from one </w:t>
      </w:r>
      <w:r w:rsidR="009C1B25">
        <w:t>Physical documents to computer database</w:t>
      </w:r>
      <w:r w:rsidRPr="00490C39">
        <w:t xml:space="preserve"> environment to another</w:t>
      </w:r>
      <w:r>
        <w:t>.</w:t>
      </w:r>
    </w:p>
    <w:p w:rsidR="00125CFB" w:rsidP="00125CFB" w:rsidRDefault="00125CFB" w14:paraId="4FD3F5C6" w14:textId="77777777">
      <w:pPr>
        <w:pStyle w:val="ListParagraph"/>
        <w:spacing w:before="120" w:after="120"/>
        <w:ind w:left="1080"/>
      </w:pPr>
    </w:p>
    <w:p w:rsidRPr="00125CFB" w:rsidR="00125CFB" w:rsidP="00125CFB" w:rsidRDefault="00125CFB" w14:paraId="410E90D6" w14:textId="77777777">
      <w:pPr>
        <w:pStyle w:val="ListParagraph"/>
        <w:numPr>
          <w:ilvl w:val="1"/>
          <w:numId w:val="1"/>
        </w:numPr>
        <w:rPr>
          <w:b/>
          <w:bCs/>
        </w:rPr>
      </w:pPr>
      <w:bookmarkStart w:name="_Toc177322130" w:id="44"/>
      <w:r w:rsidRPr="00125CFB">
        <w:rPr>
          <w:b/>
          <w:bCs/>
        </w:rPr>
        <w:t>Quality Assurance of Data information</w:t>
      </w:r>
      <w:bookmarkEnd w:id="44"/>
    </w:p>
    <w:p w:rsidRPr="00125CFB" w:rsidR="00125CFB" w:rsidP="00125CFB" w:rsidRDefault="002C4BFE" w14:paraId="009162AD" w14:textId="7533D8EA">
      <w:pPr>
        <w:ind w:left="360"/>
      </w:pPr>
      <w:r w:rsidRPr="002C4BFE">
        <w:t>This deliverable involves the following:</w:t>
      </w:r>
    </w:p>
    <w:p w:rsidRPr="00125CFB" w:rsidR="00125CFB" w:rsidP="00036548" w:rsidRDefault="00125CFB" w14:paraId="64834171" w14:textId="4449E886">
      <w:pPr>
        <w:pStyle w:val="ListParagraph"/>
        <w:numPr>
          <w:ilvl w:val="0"/>
          <w:numId w:val="10"/>
        </w:numPr>
      </w:pPr>
      <w:r w:rsidRPr="00125CFB">
        <w:rPr>
          <w:b/>
          <w:bCs/>
        </w:rPr>
        <w:t>Quality Assurance of Data:</w:t>
      </w:r>
      <w:r w:rsidRPr="00125CFB">
        <w:t xml:space="preserve"> In today's data-driven landscape, the integrity of data is paramount. Data Quality Assurance serves as the cornerstone of reliable and trustworthy data engineering. Ensuring the accuracy, completeness, and consistency of data has far-reaching implications for informed decision-making, regulatory compliance, and the efficacy of analytical </w:t>
      </w:r>
      <w:r>
        <w:t>analysis.</w:t>
      </w:r>
    </w:p>
    <w:p w:rsidRPr="00125CFB" w:rsidR="00125CFB" w:rsidP="00036548" w:rsidRDefault="00125CFB" w14:paraId="1A72678B" w14:textId="214FE85F">
      <w:pPr>
        <w:pStyle w:val="ListParagraph"/>
        <w:numPr>
          <w:ilvl w:val="0"/>
          <w:numId w:val="10"/>
        </w:numPr>
      </w:pPr>
      <w:r w:rsidRPr="00125CFB">
        <w:rPr>
          <w:b/>
          <w:bCs/>
        </w:rPr>
        <w:t>Data Analysis:</w:t>
      </w:r>
      <w:r w:rsidRPr="00125CFB">
        <w:t xml:space="preserve"> By manipulating the data using various data analysis techniques and tools, analyse if data complete to provided intended results that are accurate and predictable.</w:t>
      </w:r>
    </w:p>
    <w:p w:rsidR="00125CFB" w:rsidP="00036548" w:rsidRDefault="00125CFB" w14:paraId="4CC3E16C" w14:textId="14A2D199">
      <w:pPr>
        <w:pStyle w:val="ListParagraph"/>
        <w:numPr>
          <w:ilvl w:val="0"/>
          <w:numId w:val="10"/>
        </w:numPr>
      </w:pPr>
      <w:r w:rsidRPr="00125CFB">
        <w:rPr>
          <w:b/>
          <w:bCs/>
        </w:rPr>
        <w:t>Interpretation of results:</w:t>
      </w:r>
      <w:r w:rsidRPr="00125CFB">
        <w:t xml:space="preserve"> Interpretation of the results to determine if they match the expected output and conduct checks and balances with data on</w:t>
      </w:r>
      <w:r w:rsidR="002C5523">
        <w:t xml:space="preserve"> </w:t>
      </w:r>
      <w:r w:rsidRPr="00125CFB">
        <w:t>hand.</w:t>
      </w:r>
    </w:p>
    <w:p w:rsidR="003F741F" w:rsidP="003F741F" w:rsidRDefault="003F741F" w14:paraId="14FFCCF8" w14:textId="77777777">
      <w:pPr>
        <w:pStyle w:val="ListParagraph"/>
        <w:ind w:left="1080"/>
      </w:pPr>
    </w:p>
    <w:p w:rsidR="00036548" w:rsidP="00036548" w:rsidRDefault="00036548" w14:paraId="34BBDAD6" w14:textId="4B871BB6">
      <w:pPr>
        <w:pStyle w:val="ListParagraph"/>
        <w:numPr>
          <w:ilvl w:val="1"/>
          <w:numId w:val="1"/>
        </w:numPr>
        <w:rPr>
          <w:b/>
          <w:bCs/>
        </w:rPr>
      </w:pPr>
      <w:commentRangeStart w:id="45"/>
      <w:commentRangeStart w:id="46"/>
      <w:r w:rsidRPr="00036548">
        <w:rPr>
          <w:b/>
          <w:bCs/>
        </w:rPr>
        <w:t xml:space="preserve">Change Management </w:t>
      </w:r>
      <w:commentRangeEnd w:id="45"/>
      <w:r w:rsidR="001057A4">
        <w:rPr>
          <w:rStyle w:val="CommentReference"/>
          <w:b/>
          <w:bCs/>
          <w:sz w:val="24"/>
          <w:szCs w:val="24"/>
        </w:rPr>
        <w:commentReference w:id="45"/>
      </w:r>
      <w:commentRangeEnd w:id="46"/>
      <w:r>
        <w:rPr>
          <w:rStyle w:val="CommentReference"/>
        </w:rPr>
        <w:commentReference w:id="46"/>
      </w:r>
    </w:p>
    <w:p w:rsidR="005C4F91" w:rsidP="00E15232" w:rsidRDefault="005C4F91" w14:paraId="4D67A40B" w14:textId="0B133215">
      <w:pPr>
        <w:pStyle w:val="ListParagraph"/>
        <w:ind w:left="1080"/>
      </w:pPr>
      <w:r>
        <w:t xml:space="preserve">To ensure smooth adoption and effective use of the </w:t>
      </w:r>
      <w:r w:rsidR="00E04BF5">
        <w:t>The Payment</w:t>
      </w:r>
      <w:r>
        <w:t>system across the Department of Public Works and Roads North West by engaging stakeholders, providing clear communication, and delivering targeted training.</w:t>
      </w:r>
    </w:p>
    <w:p w:rsidR="005C4F91" w:rsidP="005C4F91" w:rsidRDefault="005C4F91" w14:paraId="3C7A3EC2" w14:textId="77777777">
      <w:pPr>
        <w:pStyle w:val="ListParagraph"/>
        <w:ind w:left="1080"/>
      </w:pPr>
      <w:r>
        <w:t>Key Components:</w:t>
      </w:r>
    </w:p>
    <w:p w:rsidR="005C4F91" w:rsidP="005C4F91" w:rsidRDefault="005C4F91" w14:paraId="38C661E8" w14:textId="77777777">
      <w:pPr>
        <w:pStyle w:val="ListParagraph"/>
        <w:ind w:left="1080"/>
      </w:pPr>
    </w:p>
    <w:p w:rsidRPr="005C4F91" w:rsidR="005C4F91" w:rsidP="005C4F91" w:rsidRDefault="005C4F91" w14:paraId="2DA6DB6C" w14:textId="77777777">
      <w:pPr>
        <w:pStyle w:val="ListParagraph"/>
        <w:ind w:left="1080"/>
        <w:rPr>
          <w:b/>
          <w:bCs/>
        </w:rPr>
      </w:pPr>
      <w:r w:rsidRPr="005C4F91">
        <w:rPr>
          <w:b/>
          <w:bCs/>
        </w:rPr>
        <w:t xml:space="preserve">Stakeholder Engagement:  </w:t>
      </w:r>
    </w:p>
    <w:p w:rsidR="005C4F91" w:rsidP="005C4F91" w:rsidRDefault="005C4F91" w14:paraId="7F1934EB" w14:textId="77777777">
      <w:pPr>
        <w:pStyle w:val="ListParagraph"/>
        <w:numPr>
          <w:ilvl w:val="0"/>
          <w:numId w:val="15"/>
        </w:numPr>
      </w:pPr>
      <w:r>
        <w:t xml:space="preserve">Stakeholder engagement will be facilitated through the Steering Committee and scheduled departmental meetings.  </w:t>
      </w:r>
    </w:p>
    <w:p w:rsidR="005C4F91" w:rsidP="005C4F91" w:rsidRDefault="005C4F91" w14:paraId="07B10A39" w14:textId="6744D4CD">
      <w:pPr>
        <w:pStyle w:val="ListParagraph"/>
        <w:numPr>
          <w:ilvl w:val="0"/>
          <w:numId w:val="15"/>
        </w:numPr>
      </w:pPr>
      <w:r>
        <w:t>These meetings will be recurring throughout the project to review progress, address concerns, and gather input.</w:t>
      </w:r>
    </w:p>
    <w:p w:rsidRPr="005C4F91" w:rsidR="005C4F91" w:rsidP="005C4F91" w:rsidRDefault="005C4F91" w14:paraId="4FA122E1" w14:textId="70BE0BA3">
      <w:pPr>
        <w:pStyle w:val="ListParagraph"/>
        <w:ind w:left="1080"/>
        <w:rPr>
          <w:b/>
          <w:bCs/>
        </w:rPr>
      </w:pPr>
      <w:r w:rsidRPr="005C4F91">
        <w:rPr>
          <w:b/>
          <w:bCs/>
        </w:rPr>
        <w:t xml:space="preserve">Communication Plan:  </w:t>
      </w:r>
    </w:p>
    <w:p w:rsidR="005C4F91" w:rsidP="005C4F91" w:rsidRDefault="005C4F91" w14:paraId="73C3FEE8" w14:textId="77777777">
      <w:pPr>
        <w:pStyle w:val="ListParagraph"/>
        <w:numPr>
          <w:ilvl w:val="0"/>
          <w:numId w:val="16"/>
        </w:numPr>
      </w:pPr>
      <w:r>
        <w:t xml:space="preserve">The communication plan will primarily utilize emails and meetings to disseminate information related to deliverables, project milestones, and reporting.  </w:t>
      </w:r>
    </w:p>
    <w:p w:rsidR="005C4F91" w:rsidP="005C4F91" w:rsidRDefault="005C4F91" w14:paraId="16F149CF" w14:textId="1F68B7EB">
      <w:pPr>
        <w:pStyle w:val="ListParagraph"/>
        <w:numPr>
          <w:ilvl w:val="0"/>
          <w:numId w:val="16"/>
        </w:numPr>
      </w:pPr>
      <w:r>
        <w:t>This approach will ensure consistent updates and facilitate timely approval of project deliverables.</w:t>
      </w:r>
    </w:p>
    <w:p w:rsidRPr="005C4F91" w:rsidR="005C4F91" w:rsidP="005C4F91" w:rsidRDefault="005C4F91" w14:paraId="14652AE3" w14:textId="0CBE7EC1">
      <w:pPr>
        <w:pStyle w:val="ListParagraph"/>
        <w:ind w:left="1080"/>
        <w:rPr>
          <w:b/>
          <w:bCs/>
        </w:rPr>
      </w:pPr>
      <w:r w:rsidRPr="005C4F91">
        <w:rPr>
          <w:b/>
          <w:bCs/>
        </w:rPr>
        <w:t xml:space="preserve">Training and Capacity Building:  </w:t>
      </w:r>
    </w:p>
    <w:p w:rsidR="005C4F91" w:rsidP="005C4F91" w:rsidRDefault="005C4F91" w14:paraId="082AF18D" w14:textId="744995F9">
      <w:pPr>
        <w:pStyle w:val="ListParagraph"/>
        <w:numPr>
          <w:ilvl w:val="0"/>
          <w:numId w:val="17"/>
        </w:numPr>
      </w:pPr>
      <w:r>
        <w:t>End users will receive training through in-classroom facilitation sessions aimed at building proficiency in using the</w:t>
      </w:r>
      <w:r w:rsidR="00E04BF5">
        <w:t>Payment System</w:t>
      </w:r>
      <w:r>
        <w:t xml:space="preserve">.  </w:t>
      </w:r>
    </w:p>
    <w:p w:rsidR="005C4F91" w:rsidP="006455C4" w:rsidRDefault="005C4F91" w14:paraId="6E884EAB" w14:textId="186FA563">
      <w:pPr>
        <w:pStyle w:val="ListParagraph"/>
        <w:numPr>
          <w:ilvl w:val="0"/>
          <w:numId w:val="17"/>
        </w:numPr>
      </w:pPr>
      <w:r>
        <w:t>Training sessions will be scheduled in coordination with the department to ensure maximum participation and alignment with operational schedules.</w:t>
      </w:r>
    </w:p>
    <w:p w:rsidRPr="005C4F91" w:rsidR="005C4F91" w:rsidP="005C4F91" w:rsidRDefault="005C4F91" w14:paraId="7E3EFA11" w14:textId="77777777">
      <w:pPr>
        <w:pStyle w:val="ListParagraph"/>
        <w:ind w:left="1080"/>
        <w:rPr>
          <w:b/>
          <w:bCs/>
        </w:rPr>
      </w:pPr>
      <w:r w:rsidRPr="005C4F91">
        <w:rPr>
          <w:b/>
          <w:bCs/>
        </w:rPr>
        <w:t xml:space="preserve">Scheduling:  </w:t>
      </w:r>
    </w:p>
    <w:p w:rsidRPr="005C4F91" w:rsidR="00036548" w:rsidP="00143CBD" w:rsidRDefault="005C4F91" w14:paraId="1F3C74D9" w14:textId="61CFC985">
      <w:pPr>
        <w:ind w:left="1440"/>
        <w:rPr>
          <w:b/>
          <w:bCs/>
        </w:rPr>
      </w:pPr>
      <w:r>
        <w:t>Training sessions and stakeholder meetings will be scheduled through a joint effort between the Project Portfolio Management Unit (PPMU) and the department to ensure alignment with departmental activities and resource availability.</w:t>
      </w:r>
    </w:p>
    <w:p w:rsidR="005B6B25" w:rsidP="002C5523" w:rsidRDefault="00036548" w14:paraId="26B5DBB6" w14:textId="78320F37">
      <w:pPr>
        <w:pStyle w:val="ListParagraph"/>
        <w:numPr>
          <w:ilvl w:val="1"/>
          <w:numId w:val="1"/>
        </w:numPr>
        <w:rPr>
          <w:b/>
          <w:bCs/>
        </w:rPr>
      </w:pPr>
      <w:commentRangeStart w:id="48"/>
      <w:commentRangeStart w:id="49"/>
      <w:r>
        <w:rPr>
          <w:b/>
          <w:bCs/>
        </w:rPr>
        <w:t>Testing</w:t>
      </w:r>
      <w:commentRangeEnd w:id="48"/>
      <w:r w:rsidR="00073444">
        <w:rPr>
          <w:rStyle w:val="CommentReference"/>
          <w:b/>
          <w:bCs/>
          <w:sz w:val="24"/>
          <w:szCs w:val="24"/>
        </w:rPr>
        <w:commentReference w:id="48"/>
      </w:r>
      <w:commentRangeEnd w:id="49"/>
      <w:r>
        <w:rPr>
          <w:rStyle w:val="CommentReference"/>
        </w:rPr>
        <w:commentReference w:id="49"/>
      </w:r>
    </w:p>
    <w:p w:rsidRPr="002C5523" w:rsidR="00125CFB" w:rsidP="002C5523" w:rsidRDefault="002C4BFE" w14:paraId="423116FC" w14:textId="35DDD8B6">
      <w:pPr>
        <w:ind w:left="360"/>
        <w:rPr>
          <w:b/>
          <w:bCs/>
        </w:rPr>
      </w:pPr>
      <w:r w:rsidRPr="002C4BFE">
        <w:t>This deliverable involves the following:</w:t>
      </w:r>
    </w:p>
    <w:p w:rsidRPr="00125CFB" w:rsidR="00125CFB" w:rsidP="00036548" w:rsidRDefault="00125CFB" w14:paraId="704BA473" w14:textId="13695FB1">
      <w:pPr>
        <w:pStyle w:val="ListParagraph"/>
        <w:numPr>
          <w:ilvl w:val="0"/>
          <w:numId w:val="10"/>
        </w:numPr>
        <w:rPr>
          <w:b/>
          <w:bCs/>
        </w:rPr>
      </w:pPr>
      <w:r w:rsidRPr="00125CFB">
        <w:rPr>
          <w:b/>
          <w:bCs/>
        </w:rPr>
        <w:t xml:space="preserve">Installation: </w:t>
      </w:r>
      <w:r w:rsidRPr="00125CFB">
        <w:t>Install the necessary hardware and software components.</w:t>
      </w:r>
    </w:p>
    <w:p w:rsidRPr="002C5523" w:rsidR="00125CFB" w:rsidP="00036548" w:rsidRDefault="00125CFB" w14:paraId="48C26F8C" w14:textId="0B4E01A3">
      <w:pPr>
        <w:pStyle w:val="ListParagraph"/>
        <w:numPr>
          <w:ilvl w:val="0"/>
          <w:numId w:val="10"/>
        </w:numPr>
        <w:rPr>
          <w:b/>
          <w:bCs/>
        </w:rPr>
      </w:pPr>
      <w:r w:rsidRPr="00125CFB">
        <w:rPr>
          <w:b/>
          <w:bCs/>
        </w:rPr>
        <w:t>Configuration:</w:t>
      </w:r>
      <w:r>
        <w:rPr>
          <w:b/>
          <w:bCs/>
        </w:rPr>
        <w:t xml:space="preserve"> </w:t>
      </w:r>
      <w:r w:rsidRPr="00125CFB">
        <w:t>Configure the system according to the specified requirements</w:t>
      </w:r>
      <w:r w:rsidR="00D72494">
        <w:t>.</w:t>
      </w:r>
    </w:p>
    <w:p w:rsidRPr="003F741F" w:rsidR="002C5523" w:rsidP="00036548" w:rsidRDefault="002C5523" w14:paraId="056CE492" w14:textId="1C3E043B">
      <w:pPr>
        <w:pStyle w:val="ListParagraph"/>
        <w:numPr>
          <w:ilvl w:val="0"/>
          <w:numId w:val="10"/>
        </w:numPr>
        <w:rPr>
          <w:b/>
          <w:bCs/>
        </w:rPr>
      </w:pPr>
      <w:r w:rsidRPr="002C5523">
        <w:rPr>
          <w:b/>
          <w:bCs/>
        </w:rPr>
        <w:t>System Testing:</w:t>
      </w:r>
      <w:r>
        <w:t xml:space="preserve"> Conduct thorough testing to ensure the system functions correctly and meets all requirements.</w:t>
      </w:r>
      <w:r w:rsidRPr="00B00BAB">
        <w:t xml:space="preserve"> </w:t>
      </w:r>
      <w:r>
        <w:t>System testing, also known as system-level testing, involves evaluating how the various components of an application interact in a fully integrated system. It is carried out on the entire system under either functional or design requirements. It helps you find flaws, gaps, or needs that are lacking from the software application's overall functionality.</w:t>
      </w:r>
    </w:p>
    <w:p w:rsidRPr="003F741F" w:rsidR="003F741F" w:rsidP="00036548" w:rsidRDefault="003F741F" w14:paraId="14DB8A67" w14:textId="01B5FD99">
      <w:pPr>
        <w:pStyle w:val="ListParagraph"/>
        <w:numPr>
          <w:ilvl w:val="0"/>
          <w:numId w:val="10"/>
        </w:numPr>
        <w:rPr>
          <w:b/>
          <w:bCs/>
        </w:rPr>
      </w:pPr>
      <w:r>
        <w:rPr>
          <w:b/>
          <w:bCs/>
        </w:rPr>
        <w:t>UAT Testing:</w:t>
      </w:r>
      <w:r>
        <w:t xml:space="preserve"> User </w:t>
      </w:r>
      <w:r w:rsidRPr="003F741F">
        <w:t>engagement will include training and testing in a sandbox environment, where users can explore the system and provide valuable feedback</w:t>
      </w:r>
      <w:r>
        <w:t>.</w:t>
      </w:r>
    </w:p>
    <w:p w:rsidRPr="003F741F" w:rsidR="003F741F" w:rsidP="00036548" w:rsidRDefault="003F741F" w14:paraId="3AF09E41" w14:textId="3BF3FDD4">
      <w:pPr>
        <w:pStyle w:val="ListParagraph"/>
        <w:numPr>
          <w:ilvl w:val="0"/>
          <w:numId w:val="10"/>
        </w:numPr>
        <w:spacing w:before="120" w:after="120"/>
        <w:rPr>
          <w:b/>
          <w:bCs/>
        </w:rPr>
      </w:pPr>
      <w:r w:rsidRPr="003F741F">
        <w:rPr>
          <w:b/>
          <w:bCs/>
        </w:rPr>
        <w:t xml:space="preserve">Feedback Loop: </w:t>
      </w:r>
      <w:r w:rsidRPr="003F741F">
        <w:t>Establish a feedback loop to continuously improve the system based on user input</w:t>
      </w:r>
    </w:p>
    <w:p w:rsidR="00E032F7" w:rsidP="008868BE" w:rsidRDefault="003F741F" w14:paraId="42E0955A" w14:textId="189AD81C">
      <w:pPr>
        <w:pStyle w:val="ListParagraph"/>
        <w:numPr>
          <w:ilvl w:val="0"/>
          <w:numId w:val="10"/>
        </w:numPr>
        <w:spacing w:before="120" w:after="120"/>
      </w:pPr>
      <w:r w:rsidRPr="003F741F">
        <w:rPr>
          <w:b/>
          <w:bCs/>
        </w:rPr>
        <w:t>Documentation:</w:t>
      </w:r>
      <w:r w:rsidRPr="006F42F8">
        <w:t xml:space="preserve"> Create comprehensive documentation, including user manuals and technical guides.</w:t>
      </w:r>
    </w:p>
    <w:p w:rsidR="003F741F" w:rsidP="003F741F" w:rsidRDefault="003F741F" w14:paraId="43B510DC" w14:textId="77777777">
      <w:pPr>
        <w:pStyle w:val="ListParagraph"/>
        <w:spacing w:before="120" w:after="120"/>
        <w:ind w:left="1080"/>
      </w:pPr>
    </w:p>
    <w:p w:rsidR="003F741F" w:rsidP="003F741F" w:rsidRDefault="003F741F" w14:paraId="11D9105F" w14:textId="5177DFAD">
      <w:pPr>
        <w:pStyle w:val="ListParagraph"/>
        <w:numPr>
          <w:ilvl w:val="1"/>
          <w:numId w:val="1"/>
        </w:numPr>
        <w:rPr>
          <w:b/>
          <w:bCs/>
        </w:rPr>
      </w:pPr>
      <w:commentRangeStart w:id="50"/>
      <w:commentRangeStart w:id="51"/>
      <w:r>
        <w:rPr>
          <w:b/>
          <w:bCs/>
        </w:rPr>
        <w:t>System Training</w:t>
      </w:r>
      <w:commentRangeEnd w:id="50"/>
      <w:r w:rsidR="00D734D3">
        <w:rPr>
          <w:rStyle w:val="CommentReference"/>
          <w:b/>
          <w:bCs/>
          <w:sz w:val="24"/>
          <w:szCs w:val="24"/>
        </w:rPr>
        <w:commentReference w:id="50"/>
      </w:r>
      <w:commentRangeEnd w:id="51"/>
      <w:r>
        <w:rPr>
          <w:rStyle w:val="CommentReference"/>
        </w:rPr>
        <w:commentReference w:id="51"/>
      </w:r>
    </w:p>
    <w:p w:rsidRPr="003F741F" w:rsidR="003F741F" w:rsidP="003F741F" w:rsidRDefault="002C4BFE" w14:paraId="62A5ED9F" w14:textId="6EA428F9">
      <w:pPr>
        <w:ind w:left="360"/>
      </w:pPr>
      <w:r w:rsidRPr="002C4BFE">
        <w:t>This deliverable involves the following:</w:t>
      </w:r>
    </w:p>
    <w:p w:rsidR="003F741F" w:rsidP="00036548" w:rsidRDefault="003F741F" w14:paraId="34DD35C5" w14:textId="18909B20">
      <w:pPr>
        <w:pStyle w:val="ListParagraph"/>
        <w:numPr>
          <w:ilvl w:val="0"/>
          <w:numId w:val="13"/>
        </w:numPr>
      </w:pPr>
      <w:r w:rsidRPr="003F741F">
        <w:rPr>
          <w:b/>
          <w:bCs/>
        </w:rPr>
        <w:t>Design training workshops</w:t>
      </w:r>
      <w:r w:rsidRPr="003F741F">
        <w:t xml:space="preserve">: This includes the design and development of a workshop for training end-users on the functionality of the system. </w:t>
      </w:r>
    </w:p>
    <w:p w:rsidRPr="003F741F" w:rsidR="003F741F" w:rsidP="00036548" w:rsidRDefault="003F741F" w14:paraId="75796001" w14:textId="23DE864E">
      <w:pPr>
        <w:pStyle w:val="ListParagraph"/>
        <w:numPr>
          <w:ilvl w:val="0"/>
          <w:numId w:val="13"/>
        </w:numPr>
      </w:pPr>
      <w:r w:rsidRPr="003F741F">
        <w:rPr>
          <w:b/>
          <w:bCs/>
        </w:rPr>
        <w:t>Training plan:</w:t>
      </w:r>
      <w:r w:rsidRPr="003F741F">
        <w:t xml:space="preserve"> A rollout plan to workshop the various end-users both at head office, districts and sub-districts to ensure buy-in and use of the system.</w:t>
      </w:r>
    </w:p>
    <w:p w:rsidRPr="003F741F" w:rsidR="003F741F" w:rsidP="00036548" w:rsidRDefault="003F741F" w14:paraId="20EC9053" w14:textId="77777777">
      <w:pPr>
        <w:pStyle w:val="ListParagraph"/>
        <w:numPr>
          <w:ilvl w:val="0"/>
          <w:numId w:val="13"/>
        </w:numPr>
      </w:pPr>
      <w:r w:rsidRPr="003F741F">
        <w:rPr>
          <w:b/>
          <w:bCs/>
        </w:rPr>
        <w:t>System training:</w:t>
      </w:r>
      <w:r w:rsidRPr="003F741F">
        <w:t xml:space="preserve"> Entails developing a training plan with the respective programme once the system has been tested and found to be producing accurate and reliable results once the system has passed the testing.</w:t>
      </w:r>
    </w:p>
    <w:p w:rsidRPr="00D72494" w:rsidR="00964223" w:rsidP="00964223" w:rsidRDefault="00964223" w14:paraId="55DFE697" w14:textId="77777777">
      <w:pPr>
        <w:pStyle w:val="ListParagraph"/>
        <w:ind w:left="1080"/>
        <w:rPr>
          <w:b/>
          <w:bCs/>
        </w:rPr>
      </w:pPr>
    </w:p>
    <w:p w:rsidRPr="00964223" w:rsidR="00964223" w:rsidP="00964223" w:rsidRDefault="003F741F" w14:paraId="69DF1D2F" w14:textId="7D4B02E5">
      <w:pPr>
        <w:pStyle w:val="ListParagraph"/>
        <w:numPr>
          <w:ilvl w:val="1"/>
          <w:numId w:val="1"/>
        </w:numPr>
        <w:rPr>
          <w:b/>
          <w:bCs/>
        </w:rPr>
      </w:pPr>
      <w:commentRangeStart w:id="52"/>
      <w:commentRangeStart w:id="53"/>
      <w:r>
        <w:rPr>
          <w:b/>
          <w:bCs/>
        </w:rPr>
        <w:t>Go-Live</w:t>
      </w:r>
      <w:commentRangeEnd w:id="52"/>
      <w:r w:rsidR="00073444">
        <w:rPr>
          <w:rStyle w:val="CommentReference"/>
          <w:b/>
          <w:bCs/>
          <w:sz w:val="24"/>
          <w:szCs w:val="24"/>
        </w:rPr>
        <w:commentReference w:id="52"/>
      </w:r>
      <w:commentRangeEnd w:id="53"/>
      <w:r>
        <w:rPr>
          <w:rStyle w:val="CommentReference"/>
        </w:rPr>
        <w:commentReference w:id="53"/>
      </w:r>
      <w:r w:rsidR="004C1072">
        <w:rPr>
          <w:b/>
          <w:bCs/>
        </w:rPr>
        <w:t xml:space="preserve"> and Operational Support</w:t>
      </w:r>
    </w:p>
    <w:p w:rsidRPr="003F741F" w:rsidR="003F741F" w:rsidP="003F741F" w:rsidRDefault="002C4BFE" w14:paraId="0853C568" w14:textId="1C6FC012">
      <w:pPr>
        <w:ind w:left="360"/>
      </w:pPr>
      <w:r w:rsidRPr="002C4BFE">
        <w:t>This deliverable involves the following:</w:t>
      </w:r>
    </w:p>
    <w:p w:rsidR="00D72494" w:rsidP="00036548" w:rsidRDefault="003F741F" w14:paraId="326DC94F" w14:textId="0403724C">
      <w:pPr>
        <w:pStyle w:val="ListParagraph"/>
        <w:numPr>
          <w:ilvl w:val="0"/>
          <w:numId w:val="13"/>
        </w:numPr>
      </w:pPr>
      <w:r w:rsidRPr="003F741F">
        <w:rPr>
          <w:b/>
          <w:bCs/>
        </w:rPr>
        <w:t xml:space="preserve">Go-Live: </w:t>
      </w:r>
      <w:r w:rsidRPr="003F741F">
        <w:t>Launch the system and monitor its performance closely.</w:t>
      </w:r>
    </w:p>
    <w:p w:rsidRPr="003F741F" w:rsidR="003F741F" w:rsidP="00036548" w:rsidRDefault="003F741F" w14:paraId="056B8823" w14:textId="77777777">
      <w:pPr>
        <w:pStyle w:val="ListParagraph"/>
        <w:numPr>
          <w:ilvl w:val="0"/>
          <w:numId w:val="13"/>
        </w:numPr>
      </w:pPr>
      <w:r w:rsidRPr="003F741F">
        <w:rPr>
          <w:b/>
          <w:bCs/>
        </w:rPr>
        <w:t>Performance Evaluation Reporting:</w:t>
      </w:r>
      <w:r w:rsidRPr="003F741F">
        <w:t xml:space="preserve"> Evaluate the system’s performance against the initial objectives.</w:t>
      </w:r>
    </w:p>
    <w:p w:rsidRPr="003F741F" w:rsidR="00036548" w:rsidP="00776E5D" w:rsidRDefault="00036548" w14:paraId="5C1005B9" w14:textId="05D17345">
      <w:pPr>
        <w:pStyle w:val="ListParagraph"/>
        <w:ind w:left="1080"/>
      </w:pPr>
    </w:p>
    <w:sectPr w:rsidRPr="003F741F" w:rsidR="00036548" w:rsidSect="009529A1">
      <w:pgSz w:w="16838" w:h="11906" w:orient="landscape" w:code="9"/>
      <w:pgMar w:top="1440" w:right="709" w:bottom="1440" w:left="709" w:header="709" w:footer="709" w:gutter="0"/>
      <w:pgBorders w:offsetFrom="page">
        <w:top w:val="single" w:color="auto" w:sz="4" w:space="24"/>
        <w:left w:val="single" w:color="auto" w:sz="4" w:space="24"/>
        <w:bottom w:val="single" w:color="auto" w:sz="4" w:space="24"/>
        <w:right w:val="single" w:color="auto" w:sz="4" w:space="24"/>
      </w:pgBorders>
      <w:cols w:space="708"/>
      <w:titlePg/>
      <w:docGrid w:linePitch="360"/>
      <w:sectPrChange w:author="Nelisiwe Mnyazana" w:date="2026-04-16T12:07:00Z" w16du:dateUtc="2026-04-16T10:07:00Z" w:id="54">
        <w:sectPr w:rsidRPr="003F741F" w:rsidR="00036548" w:rsidSect="009529A1">
          <w:pgSz w:w="11906" w:h="16838" w:orient="portrait"/>
          <w:pgMar w:top="709" w:right="1440" w:bottom="709" w:left="1440"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M" w:author="Nelisiwe Mnyazana" w:date="2026-02-24T11:24:00Z" w:id="7">
    <w:p w:rsidR="00DA7151" w:rsidP="00DA7151" w:rsidRDefault="00DA7151" w14:paraId="735855FF" w14:textId="77777777">
      <w:pPr>
        <w:pStyle w:val="CommentText"/>
        <w:jc w:val="left"/>
      </w:pPr>
      <w:r>
        <w:rPr>
          <w:rStyle w:val="CommentReference"/>
        </w:rPr>
        <w:annotationRef/>
      </w:r>
      <w:r>
        <w:t>Reworded to form part  (SMART) from CIPMS ppt</w:t>
      </w:r>
    </w:p>
  </w:comment>
  <w:comment w:initials="NM" w:author="Nelisiwe Mnyazana" w:date="2026-03-04T16:07:00Z" w:id="9">
    <w:p w:rsidR="00E60968" w:rsidP="00E60968" w:rsidRDefault="00A37356" w14:paraId="5E541139" w14:textId="77777777">
      <w:pPr>
        <w:pStyle w:val="CommentText"/>
        <w:jc w:val="left"/>
      </w:pPr>
      <w:r>
        <w:rPr>
          <w:rStyle w:val="CommentReference"/>
        </w:rPr>
        <w:annotationRef/>
      </w:r>
      <w:r w:rsidR="00E60968">
        <w:t>04/03/2026 I included this to cover business case audit requirement, I rewrote this from your CPIMS PPT</w:t>
      </w:r>
    </w:p>
  </w:comment>
  <w:comment w:initials="NM" w:author="Nelisiwe Mnyazana" w:date="2026-03-04T16:08:00Z" w:id="11">
    <w:p w:rsidR="00C7258E" w:rsidP="00C7258E" w:rsidRDefault="00C7258E" w14:paraId="75E5EB19" w14:textId="091B852A">
      <w:pPr>
        <w:pStyle w:val="CommentText"/>
        <w:jc w:val="left"/>
      </w:pPr>
      <w:r>
        <w:rPr>
          <w:rStyle w:val="CommentReference"/>
        </w:rPr>
        <w:annotationRef/>
      </w:r>
      <w:r>
        <w:t xml:space="preserve">04/03/2026 included this based on audit req </w:t>
      </w:r>
    </w:p>
  </w:comment>
  <w:comment w:initials="NM" w:author="Nelisiwe Mnyazana" w:date="2026-02-25T14:45:00Z" w:id="13">
    <w:p w:rsidR="005056B7" w:rsidP="005056B7" w:rsidRDefault="005056B7" w14:paraId="7ED8E8FB" w14:textId="77777777">
      <w:pPr>
        <w:pStyle w:val="CommentText"/>
        <w:jc w:val="left"/>
      </w:pPr>
      <w:r>
        <w:rPr>
          <w:rStyle w:val="CommentReference"/>
        </w:rPr>
        <w:annotationRef/>
      </w:r>
      <w:r>
        <w:t xml:space="preserve">This is a lot of detail  for a project charter, my suggestion is we move this section to the project scope document and revert to the perivous highlevel </w:t>
      </w:r>
    </w:p>
  </w:comment>
  <w:comment w:initials="NM" w:author="Nelisiwe Mnyazana" w:date="2026-02-26T11:07:00Z" w:id="14">
    <w:p w:rsidR="000A65F8" w:rsidP="000A65F8" w:rsidRDefault="000A65F8" w14:paraId="1A239954" w14:textId="77777777">
      <w:pPr>
        <w:pStyle w:val="CommentText"/>
        <w:jc w:val="left"/>
      </w:pPr>
      <w:r>
        <w:rPr>
          <w:rStyle w:val="CommentReference"/>
        </w:rPr>
        <w:annotationRef/>
      </w:r>
      <w:r>
        <w:t xml:space="preserve">Incorporate SLA scoping and include this session in the scope document - based on the needs analysis the scope is more defined </w:t>
      </w:r>
    </w:p>
  </w:comment>
  <w:comment w:initials="SV" w:author="Stefan Van Tonder" w:date="2026-02-24T15:20:00Z" w:id="35">
    <w:p w:rsidR="003B0530" w:rsidP="003B0530" w:rsidRDefault="003B0530" w14:paraId="75953D1E" w14:textId="77777777">
      <w:pPr>
        <w:pStyle w:val="CommentText"/>
        <w:jc w:val="left"/>
      </w:pPr>
      <w:r>
        <w:rPr>
          <w:rStyle w:val="CommentReference"/>
        </w:rPr>
        <w:annotationRef/>
      </w:r>
      <w:r>
        <w:t>We will have to do this per programme</w:t>
      </w:r>
    </w:p>
  </w:comment>
  <w:comment w:initials="NM" w:author="Nelisiwe Mnyazana" w:date="2026-02-26T14:18:00Z" w:id="36">
    <w:p w:rsidR="005217DB" w:rsidP="005217DB" w:rsidRDefault="005217DB" w14:paraId="5F6F25B4" w14:textId="77777777">
      <w:pPr>
        <w:pStyle w:val="CommentText"/>
        <w:jc w:val="left"/>
      </w:pPr>
      <w:r>
        <w:rPr>
          <w:rStyle w:val="CommentReference"/>
        </w:rPr>
        <w:annotationRef/>
      </w:r>
      <w:r>
        <w:t>Agreed that this version is okay</w:t>
      </w:r>
    </w:p>
  </w:comment>
  <w:comment w:initials="SV" w:author="Stefan Van Tonder" w:date="2026-02-24T18:02:00Z" w:id="45">
    <w:p w:rsidR="001057A4" w:rsidP="001057A4" w:rsidRDefault="001057A4" w14:paraId="6DDE7043" w14:textId="2BCB6DD3">
      <w:pPr>
        <w:pStyle w:val="CommentText"/>
        <w:jc w:val="left"/>
      </w:pPr>
      <w:r>
        <w:rPr>
          <w:rStyle w:val="CommentReference"/>
        </w:rPr>
        <w:annotationRef/>
      </w:r>
      <w:r>
        <w:t xml:space="preserve">Not a change management expert, </w:t>
      </w:r>
      <w:r>
        <w:fldChar w:fldCharType="begin"/>
      </w:r>
      <w:r>
        <w:instrText>HYPERLINK "mailto:mnyazanan@pppmopwr.co.za"</w:instrText>
      </w:r>
      <w:bookmarkStart w:name="_@_39CEFAD24889460190C994FAE8BA1F51Z" w:id="47"/>
      <w:r>
        <w:fldChar w:fldCharType="separate"/>
      </w:r>
      <w:bookmarkEnd w:id="47"/>
      <w:r w:rsidRPr="001057A4">
        <w:rPr>
          <w:rStyle w:val="Mention"/>
          <w:noProof/>
        </w:rPr>
        <w:t>@Nelisiwe Mnyazana</w:t>
      </w:r>
      <w:r>
        <w:fldChar w:fldCharType="end"/>
      </w:r>
      <w:r>
        <w:t xml:space="preserve"> can you look at this please</w:t>
      </w:r>
    </w:p>
  </w:comment>
  <w:comment w:initials="NM" w:author="Nelisiwe Mnyazana" w:date="2026-03-04T16:10:00Z" w:id="46">
    <w:p w:rsidR="00CE17C8" w:rsidP="00CE17C8" w:rsidRDefault="00CE17C8" w14:paraId="044C23CA" w14:textId="77777777">
      <w:pPr>
        <w:pStyle w:val="CommentText"/>
        <w:jc w:val="left"/>
      </w:pPr>
      <w:r>
        <w:rPr>
          <w:rStyle w:val="CommentReference"/>
        </w:rPr>
        <w:annotationRef/>
      </w:r>
      <w:r>
        <w:t>Updated the content mostly repitition of how communication will be done with stakeholder engagement</w:t>
      </w:r>
    </w:p>
  </w:comment>
  <w:comment w:initials="SV" w:author="Stefan Van Tonder" w:date="2026-02-24T18:03:00Z" w:id="48">
    <w:p w:rsidR="00073444" w:rsidP="00073444" w:rsidRDefault="00073444" w14:paraId="541A220D" w14:textId="77777777">
      <w:pPr>
        <w:pStyle w:val="CommentText"/>
        <w:jc w:val="left"/>
      </w:pPr>
      <w:r>
        <w:rPr>
          <w:rStyle w:val="CommentReference"/>
        </w:rPr>
        <w:annotationRef/>
      </w:r>
      <w:r>
        <w:t>Will have to align this to our test plan</w:t>
      </w:r>
    </w:p>
  </w:comment>
  <w:comment w:initials="NM" w:author="Nelisiwe Mnyazana" w:date="2026-03-04T16:10:00Z" w:id="49">
    <w:p w:rsidR="00467208" w:rsidP="00467208" w:rsidRDefault="00467208" w14:paraId="7428EFC0" w14:textId="77777777">
      <w:pPr>
        <w:pStyle w:val="CommentText"/>
        <w:jc w:val="left"/>
      </w:pPr>
      <w:r>
        <w:rPr>
          <w:rStyle w:val="CommentReference"/>
        </w:rPr>
        <w:annotationRef/>
      </w:r>
      <w:r>
        <w:t>Test Plan in draft</w:t>
      </w:r>
    </w:p>
  </w:comment>
  <w:comment w:initials="SV" w:author="Stefan Van Tonder" w:date="2026-02-24T18:02:00Z" w:id="50">
    <w:p w:rsidR="00D734D3" w:rsidP="00D734D3" w:rsidRDefault="00D734D3" w14:paraId="490A3E73" w14:textId="77777777">
      <w:pPr>
        <w:pStyle w:val="CommentText"/>
        <w:jc w:val="left"/>
      </w:pPr>
      <w:r>
        <w:rPr>
          <w:rStyle w:val="CommentReference"/>
        </w:rPr>
        <w:annotationRef/>
      </w:r>
      <w:r>
        <w:t>Will have to align this with our Training Plan</w:t>
      </w:r>
    </w:p>
  </w:comment>
  <w:comment w:initials="NM" w:author="Nelisiwe Mnyazana" w:date="2026-03-04T16:10:00Z" w:id="51">
    <w:p w:rsidR="00467208" w:rsidP="00467208" w:rsidRDefault="00467208" w14:paraId="57478FE3" w14:textId="77777777">
      <w:pPr>
        <w:pStyle w:val="CommentText"/>
        <w:jc w:val="left"/>
      </w:pPr>
      <w:r>
        <w:rPr>
          <w:rStyle w:val="CommentReference"/>
        </w:rPr>
        <w:annotationRef/>
      </w:r>
      <w:r>
        <w:t>TBC</w:t>
      </w:r>
    </w:p>
  </w:comment>
  <w:comment w:initials="SV" w:author="Stefan Van Tonder" w:date="2026-02-24T18:03:00Z" w:id="52">
    <w:p w:rsidR="00073444" w:rsidP="00073444" w:rsidRDefault="00073444" w14:paraId="64D79059" w14:textId="77777777">
      <w:pPr>
        <w:pStyle w:val="CommentText"/>
        <w:jc w:val="left"/>
      </w:pPr>
      <w:r>
        <w:rPr>
          <w:rStyle w:val="CommentReference"/>
        </w:rPr>
        <w:annotationRef/>
      </w:r>
      <w:r>
        <w:t>Will have to align this with our Go-Live plan</w:t>
      </w:r>
    </w:p>
  </w:comment>
  <w:comment w:initials="NM" w:author="Nelisiwe Mnyazana" w:date="2026-03-04T16:10:00Z" w:id="53">
    <w:p w:rsidR="00467208" w:rsidP="00467208" w:rsidRDefault="00467208" w14:paraId="61ECC935" w14:textId="77777777">
      <w:pPr>
        <w:pStyle w:val="CommentText"/>
        <w:jc w:val="left"/>
      </w:pPr>
      <w:r>
        <w:rPr>
          <w:rStyle w:val="CommentReference"/>
        </w:rPr>
        <w:annotationRef/>
      </w:r>
      <w:r>
        <w:t>In draft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855FF" w15:done="1"/>
  <w15:commentEx w15:paraId="5E541139" w15:done="0"/>
  <w15:commentEx w15:paraId="75E5EB19" w15:done="0"/>
  <w15:commentEx w15:paraId="7ED8E8FB" w15:done="1"/>
  <w15:commentEx w15:paraId="1A239954" w15:paraIdParent="7ED8E8FB" w15:done="1"/>
  <w15:commentEx w15:paraId="75953D1E" w15:done="1"/>
  <w15:commentEx w15:paraId="5F6F25B4" w15:paraIdParent="75953D1E" w15:done="1"/>
  <w15:commentEx w15:paraId="6DDE7043" w15:done="0"/>
  <w15:commentEx w15:paraId="044C23CA" w15:paraIdParent="6DDE7043" w15:done="0"/>
  <w15:commentEx w15:paraId="541A220D" w15:done="0"/>
  <w15:commentEx w15:paraId="7428EFC0" w15:paraIdParent="541A220D" w15:done="0"/>
  <w15:commentEx w15:paraId="490A3E73" w15:done="0"/>
  <w15:commentEx w15:paraId="57478FE3" w15:paraIdParent="490A3E73" w15:done="0"/>
  <w15:commentEx w15:paraId="64D79059" w15:done="0"/>
  <w15:commentEx w15:paraId="61ECC935" w15:paraIdParent="64D790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7A7A2E" w16cex:dateUtc="2026-02-24T09:24:00Z"/>
  <w16cex:commentExtensible w16cex:durableId="5AC3C17B" w16cex:dateUtc="2026-03-04T14:07:00Z"/>
  <w16cex:commentExtensible w16cex:durableId="36B03E4C" w16cex:dateUtc="2026-03-04T14:08:00Z"/>
  <w16cex:commentExtensible w16cex:durableId="1BDA0B4D" w16cex:dateUtc="2026-02-25T12:45:00Z"/>
  <w16cex:commentExtensible w16cex:durableId="6C6B6175" w16cex:dateUtc="2026-02-26T09:07:00Z"/>
  <w16cex:commentExtensible w16cex:durableId="7CEE0166" w16cex:dateUtc="2026-02-24T13:20:00Z"/>
  <w16cex:commentExtensible w16cex:durableId="1A634604" w16cex:dateUtc="2026-02-26T12:18:00Z"/>
  <w16cex:commentExtensible w16cex:durableId="68383FCA" w16cex:dateUtc="2026-02-24T16:02:00Z"/>
  <w16cex:commentExtensible w16cex:durableId="1564001E" w16cex:dateUtc="2026-03-04T14:10:00Z"/>
  <w16cex:commentExtensible w16cex:durableId="5964A25D" w16cex:dateUtc="2026-02-24T16:03:00Z"/>
  <w16cex:commentExtensible w16cex:durableId="35420602" w16cex:dateUtc="2026-03-04T14:10:00Z"/>
  <w16cex:commentExtensible w16cex:durableId="258397FA" w16cex:dateUtc="2026-02-24T16:02:00Z"/>
  <w16cex:commentExtensible w16cex:durableId="5B9BB394" w16cex:dateUtc="2026-03-04T14:10:00Z"/>
  <w16cex:commentExtensible w16cex:durableId="4BDF281E" w16cex:dateUtc="2026-02-24T16:03:00Z"/>
  <w16cex:commentExtensible w16cex:durableId="046D73DA" w16cex:dateUtc="2026-03-04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855FF" w16cid:durableId="7A7A7A2E"/>
  <w16cid:commentId w16cid:paraId="5E541139" w16cid:durableId="5AC3C17B"/>
  <w16cid:commentId w16cid:paraId="75E5EB19" w16cid:durableId="36B03E4C"/>
  <w16cid:commentId w16cid:paraId="7ED8E8FB" w16cid:durableId="1BDA0B4D"/>
  <w16cid:commentId w16cid:paraId="1A239954" w16cid:durableId="6C6B6175"/>
  <w16cid:commentId w16cid:paraId="75953D1E" w16cid:durableId="7CEE0166"/>
  <w16cid:commentId w16cid:paraId="5F6F25B4" w16cid:durableId="1A634604"/>
  <w16cid:commentId w16cid:paraId="6DDE7043" w16cid:durableId="68383FCA"/>
  <w16cid:commentId w16cid:paraId="044C23CA" w16cid:durableId="1564001E"/>
  <w16cid:commentId w16cid:paraId="541A220D" w16cid:durableId="5964A25D"/>
  <w16cid:commentId w16cid:paraId="7428EFC0" w16cid:durableId="35420602"/>
  <w16cid:commentId w16cid:paraId="490A3E73" w16cid:durableId="258397FA"/>
  <w16cid:commentId w16cid:paraId="57478FE3" w16cid:durableId="5B9BB394"/>
  <w16cid:commentId w16cid:paraId="64D79059" w16cid:durableId="4BDF281E"/>
  <w16cid:commentId w16cid:paraId="61ECC935" w16cid:durableId="046D73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76AE1" w:rsidR="00767F17" w:rsidP="00DD54B5" w:rsidRDefault="00767F17" w14:paraId="419A0F3A" w14:textId="77777777">
      <w:r w:rsidRPr="00376AE1">
        <w:separator/>
      </w:r>
    </w:p>
  </w:endnote>
  <w:endnote w:type="continuationSeparator" w:id="0">
    <w:p w:rsidRPr="00376AE1" w:rsidR="00767F17" w:rsidP="00DD54B5" w:rsidRDefault="00767F17" w14:paraId="15B8579C" w14:textId="77777777">
      <w:r w:rsidRPr="00376A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76AE1" w:rsidR="00767F17" w:rsidP="00DD54B5" w:rsidRDefault="00767F17" w14:paraId="5E25D88F" w14:textId="77777777">
      <w:r w:rsidRPr="00376AE1">
        <w:separator/>
      </w:r>
    </w:p>
  </w:footnote>
  <w:footnote w:type="continuationSeparator" w:id="0">
    <w:p w:rsidRPr="00376AE1" w:rsidR="00767F17" w:rsidP="00DD54B5" w:rsidRDefault="00767F17" w14:paraId="1528CE16" w14:textId="77777777">
      <w:r w:rsidRPr="00376AE1">
        <w:continuationSeparator/>
      </w:r>
    </w:p>
  </w:footnote>
</w:footnotes>
</file>

<file path=word/intelligence2.xml><?xml version="1.0" encoding="utf-8"?>
<int2:intelligence xmlns:int2="http://schemas.microsoft.com/office/intelligence/2020/intelligence">
  <int2:observations>
    <int2:bookmark int2:bookmarkName="_Int_pJQUBUi8" int2:invalidationBookmarkName="" int2:hashCode="sWArplyZbmyz2l" int2:id="YO5Otpgw">
      <int2:state int2:type="gram" int2:value="Rejected"/>
    </int2:bookmark>
    <int2:bookmark int2:bookmarkName="_Int_GJD1ONAa" int2:invalidationBookmarkName="" int2:hashCode="sWArplyZbmyz2l" int2:id="nukVKo86">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7">
    <w:nsid w:val="7fd5d72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41591f3"/>
    <w:multiLevelType xmlns:w="http://schemas.openxmlformats.org/wordprocessingml/2006/main" w:val="hybridMultilevel"/>
    <w:lvl xmlns:w="http://schemas.openxmlformats.org/wordprocessingml/2006/main" w:ilvl="0">
      <w:start w:val="1"/>
      <w:numFmt w:val="bullet"/>
      <w:lvlText w:val=""/>
      <w:lvlJc w:val="left"/>
      <w:pPr>
        <w:ind w:left="644" w:hanging="360"/>
      </w:pPr>
      <w:rPr>
        <w:rFonts w:hint="default" w:ascii="Symbol" w:hAnsi="Symbol"/>
      </w:rPr>
    </w:lvl>
    <w:lvl xmlns:w="http://schemas.openxmlformats.org/wordprocessingml/2006/main" w:ilvl="1">
      <w:start w:val="1"/>
      <w:numFmt w:val="bullet"/>
      <w:lvlText w:val="o"/>
      <w:lvlJc w:val="left"/>
      <w:pPr>
        <w:ind w:left="1364" w:hanging="360"/>
      </w:pPr>
      <w:rPr>
        <w:rFonts w:hint="default" w:ascii="Courier New" w:hAnsi="Courier New"/>
      </w:rPr>
    </w:lvl>
    <w:lvl xmlns:w="http://schemas.openxmlformats.org/wordprocessingml/2006/main" w:ilvl="2">
      <w:start w:val="1"/>
      <w:numFmt w:val="bullet"/>
      <w:lvlText w:val=""/>
      <w:lvlJc w:val="left"/>
      <w:pPr>
        <w:ind w:left="2084" w:hanging="360"/>
      </w:pPr>
      <w:rPr>
        <w:rFonts w:hint="default" w:ascii="Wingdings" w:hAnsi="Wingdings"/>
      </w:rPr>
    </w:lvl>
    <w:lvl xmlns:w="http://schemas.openxmlformats.org/wordprocessingml/2006/main" w:ilvl="3">
      <w:start w:val="1"/>
      <w:numFmt w:val="bullet"/>
      <w:lvlText w:val=""/>
      <w:lvlJc w:val="left"/>
      <w:pPr>
        <w:ind w:left="2804" w:hanging="360"/>
      </w:pPr>
      <w:rPr>
        <w:rFonts w:hint="default" w:ascii="Symbol" w:hAnsi="Symbol"/>
      </w:rPr>
    </w:lvl>
    <w:lvl xmlns:w="http://schemas.openxmlformats.org/wordprocessingml/2006/main" w:ilvl="4">
      <w:start w:val="1"/>
      <w:numFmt w:val="bullet"/>
      <w:lvlText w:val="o"/>
      <w:lvlJc w:val="left"/>
      <w:pPr>
        <w:ind w:left="3524" w:hanging="360"/>
      </w:pPr>
      <w:rPr>
        <w:rFonts w:hint="default" w:ascii="Courier New" w:hAnsi="Courier New"/>
      </w:rPr>
    </w:lvl>
    <w:lvl xmlns:w="http://schemas.openxmlformats.org/wordprocessingml/2006/main" w:ilvl="5">
      <w:start w:val="1"/>
      <w:numFmt w:val="bullet"/>
      <w:lvlText w:val=""/>
      <w:lvlJc w:val="left"/>
      <w:pPr>
        <w:ind w:left="4244" w:hanging="360"/>
      </w:pPr>
      <w:rPr>
        <w:rFonts w:hint="default" w:ascii="Wingdings" w:hAnsi="Wingdings"/>
      </w:rPr>
    </w:lvl>
    <w:lvl xmlns:w="http://schemas.openxmlformats.org/wordprocessingml/2006/main" w:ilvl="6">
      <w:start w:val="1"/>
      <w:numFmt w:val="bullet"/>
      <w:lvlText w:val=""/>
      <w:lvlJc w:val="left"/>
      <w:pPr>
        <w:ind w:left="4964" w:hanging="360"/>
      </w:pPr>
      <w:rPr>
        <w:rFonts w:hint="default" w:ascii="Symbol" w:hAnsi="Symbol"/>
      </w:rPr>
    </w:lvl>
    <w:lvl xmlns:w="http://schemas.openxmlformats.org/wordprocessingml/2006/main" w:ilvl="7">
      <w:start w:val="1"/>
      <w:numFmt w:val="bullet"/>
      <w:lvlText w:val="o"/>
      <w:lvlJc w:val="left"/>
      <w:pPr>
        <w:ind w:left="5684" w:hanging="360"/>
      </w:pPr>
      <w:rPr>
        <w:rFonts w:hint="default" w:ascii="Courier New" w:hAnsi="Courier New"/>
      </w:rPr>
    </w:lvl>
    <w:lvl xmlns:w="http://schemas.openxmlformats.org/wordprocessingml/2006/main" w:ilvl="8">
      <w:start w:val="1"/>
      <w:numFmt w:val="bullet"/>
      <w:lvlText w:val=""/>
      <w:lvlJc w:val="left"/>
      <w:pPr>
        <w:ind w:left="6404" w:hanging="360"/>
      </w:pPr>
      <w:rPr>
        <w:rFonts w:hint="default" w:ascii="Wingdings" w:hAnsi="Wingdings"/>
      </w:rPr>
    </w:lvl>
  </w:abstractNum>
  <w:abstractNum xmlns:w="http://schemas.openxmlformats.org/wordprocessingml/2006/main" w:abstractNumId="55">
    <w:nsid w:val="71e556b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73807d7"/>
    <w:multiLevelType xmlns:w="http://schemas.openxmlformats.org/wordprocessingml/2006/main" w:val="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3">
    <w:nsid w:val="608e3f6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2">
    <w:nsid w:val="5c9d22a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1">
    <w:nsid w:val="cdd7bc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0">
    <w:nsid w:val="347a0bd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9">
    <w:nsid w:val="6014007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8">
    <w:nsid w:val="5336473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7">
    <w:nsid w:val="6f3fb30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6">
    <w:nsid w:val="ddaef4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5">
    <w:nsid w:val="70b064c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4">
    <w:nsid w:val="7a0e8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3">
    <w:nsid w:val="6ea15d2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422a3d2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1">
    <w:nsid w:val="6aa271f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0">
    <w:nsid w:val="1419e74c"/>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39">
    <w:nsid w:val="1e06472"/>
    <w:multiLevelType xmlns:w="http://schemas.openxmlformats.org/wordprocessingml/2006/main" w:val="hybridMultilevel"/>
    <w:lvl xmlns:w="http://schemas.openxmlformats.org/wordprocessingml/2006/main" w:ilvl="0">
      <w:start w:val="1"/>
      <w:numFmt w:val="decimal"/>
      <w:lvlText w:val="2.%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5bad18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w:abstractNumId="0" w15:restartNumberingAfterBreak="0">
    <w:nsid w:val="04DA52A1"/>
    <w:multiLevelType w:val="hybridMultilevel"/>
    <w:tmpl w:val="44362B2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05E834E8"/>
    <w:multiLevelType w:val="hybridMultilevel"/>
    <w:tmpl w:val="F0B6092E"/>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2" w15:restartNumberingAfterBreak="0">
    <w:nsid w:val="0C857A7E"/>
    <w:multiLevelType w:val="hybridMultilevel"/>
    <w:tmpl w:val="1094617E"/>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3" w15:restartNumberingAfterBreak="0">
    <w:nsid w:val="0CED1A65"/>
    <w:multiLevelType w:val="multilevel"/>
    <w:tmpl w:val="549A140C"/>
    <w:styleLink w:val="CurrentList1"/>
    <w:lvl w:ilvl="0">
      <w:start w:val="4"/>
      <w:numFmt w:val="decimal"/>
      <w:lvlText w:val="%1."/>
      <w:lvlJc w:val="left"/>
      <w:pPr>
        <w:ind w:left="800" w:hanging="800"/>
      </w:pPr>
      <w:rPr>
        <w:rFonts w:hint="default"/>
      </w:rPr>
    </w:lvl>
    <w:lvl w:ilvl="1">
      <w:start w:val="1"/>
      <w:numFmt w:val="decimal"/>
      <w:lvlText w:val="%1.%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EBA1DC7"/>
    <w:multiLevelType w:val="hybridMultilevel"/>
    <w:tmpl w:val="4B1CC11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10471FC7"/>
    <w:multiLevelType w:val="multilevel"/>
    <w:tmpl w:val="DCE005CE"/>
    <w:lvl w:ilvl="0">
      <w:start w:val="1"/>
      <w:numFmt w:val="bullet"/>
      <w:lvlText w:val=""/>
      <w:lvlJc w:val="left"/>
      <w:pPr>
        <w:ind w:left="720" w:hanging="360"/>
      </w:pPr>
      <w:rPr>
        <w:rFonts w:hint="default" w:ascii="Symbol" w:hAnsi="Symbol"/>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6" w15:restartNumberingAfterBreak="0">
    <w:nsid w:val="141B79CD"/>
    <w:multiLevelType w:val="hybridMultilevel"/>
    <w:tmpl w:val="028C1B1A"/>
    <w:lvl w:ilvl="0" w:tplc="1C090001">
      <w:start w:val="1"/>
      <w:numFmt w:val="bullet"/>
      <w:lvlText w:val=""/>
      <w:lvlJc w:val="left"/>
      <w:pPr>
        <w:ind w:left="1440" w:hanging="360"/>
      </w:pPr>
      <w:rPr>
        <w:rFonts w:hint="default" w:ascii="Symbol" w:hAnsi="Symbol"/>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7" w15:restartNumberingAfterBreak="0">
    <w:nsid w:val="15E7031D"/>
    <w:multiLevelType w:val="hybridMultilevel"/>
    <w:tmpl w:val="286035DC"/>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8" w15:restartNumberingAfterBreak="0">
    <w:nsid w:val="1BEB2E01"/>
    <w:multiLevelType w:val="hybridMultilevel"/>
    <w:tmpl w:val="0C82518C"/>
    <w:lvl w:ilvl="0" w:tplc="1C090001">
      <w:start w:val="1"/>
      <w:numFmt w:val="bullet"/>
      <w:lvlText w:val=""/>
      <w:lvlJc w:val="left"/>
      <w:pPr>
        <w:ind w:left="1080" w:hanging="360"/>
      </w:pPr>
      <w:rPr>
        <w:rFonts w:hint="default" w:ascii="Symbol" w:hAnsi="Symbol"/>
      </w:rPr>
    </w:lvl>
    <w:lvl w:ilvl="1" w:tplc="1C090003">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9" w15:restartNumberingAfterBreak="0">
    <w:nsid w:val="1CF3419C"/>
    <w:multiLevelType w:val="multilevel"/>
    <w:tmpl w:val="12FEFD76"/>
    <w:lvl w:ilvl="0">
      <w:start w:val="1"/>
      <w:numFmt w:val="decimal"/>
      <w:pStyle w:val="Heading1"/>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pStyle w:val="Heading3"/>
      <w:isLgl/>
      <w:lvlText w:val="%1.%2.%3"/>
      <w:lvlJc w:val="left"/>
      <w:pPr>
        <w:ind w:left="3131" w:hanging="720"/>
      </w:pPr>
      <w:rPr>
        <w:rFonts w:hint="default" w:ascii="Arial" w:hAnsi="Arial" w:cs="Arial"/>
        <w:b/>
        <w:bCs w:val="0"/>
        <w:sz w:val="24"/>
        <w:szCs w:val="24"/>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800" w:hanging="1440"/>
      </w:pPr>
      <w:rPr>
        <w:rFonts w:hint="default" w:ascii="Arial" w:hAnsi="Arial" w:cs="Arial"/>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14F7FF8"/>
    <w:multiLevelType w:val="hybridMultilevel"/>
    <w:tmpl w:val="4DDEC82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24755CCF"/>
    <w:multiLevelType w:val="hybridMultilevel"/>
    <w:tmpl w:val="6D7E1B04"/>
    <w:lvl w:ilvl="0" w:tplc="1C090001">
      <w:start w:val="1"/>
      <w:numFmt w:val="bullet"/>
      <w:lvlText w:val=""/>
      <w:lvlJc w:val="left"/>
      <w:pPr>
        <w:ind w:left="1800" w:hanging="360"/>
      </w:pPr>
      <w:rPr>
        <w:rFonts w:hint="default" w:ascii="Symbol" w:hAnsi="Symbol"/>
      </w:rPr>
    </w:lvl>
    <w:lvl w:ilvl="1" w:tplc="1C090003">
      <w:start w:val="1"/>
      <w:numFmt w:val="bullet"/>
      <w:lvlText w:val="o"/>
      <w:lvlJc w:val="left"/>
      <w:pPr>
        <w:ind w:left="2520" w:hanging="360"/>
      </w:pPr>
      <w:rPr>
        <w:rFonts w:hint="default" w:ascii="Courier New" w:hAnsi="Courier New" w:cs="Courier New"/>
      </w:rPr>
    </w:lvl>
    <w:lvl w:ilvl="2" w:tplc="1C090005" w:tentative="1">
      <w:start w:val="1"/>
      <w:numFmt w:val="bullet"/>
      <w:lvlText w:val=""/>
      <w:lvlJc w:val="left"/>
      <w:pPr>
        <w:ind w:left="3240" w:hanging="360"/>
      </w:pPr>
      <w:rPr>
        <w:rFonts w:hint="default" w:ascii="Wingdings" w:hAnsi="Wingdings"/>
      </w:rPr>
    </w:lvl>
    <w:lvl w:ilvl="3" w:tplc="1C090001" w:tentative="1">
      <w:start w:val="1"/>
      <w:numFmt w:val="bullet"/>
      <w:lvlText w:val=""/>
      <w:lvlJc w:val="left"/>
      <w:pPr>
        <w:ind w:left="3960" w:hanging="360"/>
      </w:pPr>
      <w:rPr>
        <w:rFonts w:hint="default" w:ascii="Symbol" w:hAnsi="Symbol"/>
      </w:rPr>
    </w:lvl>
    <w:lvl w:ilvl="4" w:tplc="1C090003" w:tentative="1">
      <w:start w:val="1"/>
      <w:numFmt w:val="bullet"/>
      <w:lvlText w:val="o"/>
      <w:lvlJc w:val="left"/>
      <w:pPr>
        <w:ind w:left="4680" w:hanging="360"/>
      </w:pPr>
      <w:rPr>
        <w:rFonts w:hint="default" w:ascii="Courier New" w:hAnsi="Courier New" w:cs="Courier New"/>
      </w:rPr>
    </w:lvl>
    <w:lvl w:ilvl="5" w:tplc="1C090005" w:tentative="1">
      <w:start w:val="1"/>
      <w:numFmt w:val="bullet"/>
      <w:lvlText w:val=""/>
      <w:lvlJc w:val="left"/>
      <w:pPr>
        <w:ind w:left="5400" w:hanging="360"/>
      </w:pPr>
      <w:rPr>
        <w:rFonts w:hint="default" w:ascii="Wingdings" w:hAnsi="Wingdings"/>
      </w:rPr>
    </w:lvl>
    <w:lvl w:ilvl="6" w:tplc="1C090001" w:tentative="1">
      <w:start w:val="1"/>
      <w:numFmt w:val="bullet"/>
      <w:lvlText w:val=""/>
      <w:lvlJc w:val="left"/>
      <w:pPr>
        <w:ind w:left="6120" w:hanging="360"/>
      </w:pPr>
      <w:rPr>
        <w:rFonts w:hint="default" w:ascii="Symbol" w:hAnsi="Symbol"/>
      </w:rPr>
    </w:lvl>
    <w:lvl w:ilvl="7" w:tplc="1C090003" w:tentative="1">
      <w:start w:val="1"/>
      <w:numFmt w:val="bullet"/>
      <w:lvlText w:val="o"/>
      <w:lvlJc w:val="left"/>
      <w:pPr>
        <w:ind w:left="6840" w:hanging="360"/>
      </w:pPr>
      <w:rPr>
        <w:rFonts w:hint="default" w:ascii="Courier New" w:hAnsi="Courier New" w:cs="Courier New"/>
      </w:rPr>
    </w:lvl>
    <w:lvl w:ilvl="8" w:tplc="1C090005" w:tentative="1">
      <w:start w:val="1"/>
      <w:numFmt w:val="bullet"/>
      <w:lvlText w:val=""/>
      <w:lvlJc w:val="left"/>
      <w:pPr>
        <w:ind w:left="7560" w:hanging="360"/>
      </w:pPr>
      <w:rPr>
        <w:rFonts w:hint="default" w:ascii="Wingdings" w:hAnsi="Wingdings"/>
      </w:rPr>
    </w:lvl>
  </w:abstractNum>
  <w:abstractNum w:abstractNumId="12" w15:restartNumberingAfterBreak="0">
    <w:nsid w:val="27AA56BF"/>
    <w:multiLevelType w:val="hybridMultilevel"/>
    <w:tmpl w:val="6E98228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3" w15:restartNumberingAfterBreak="0">
    <w:nsid w:val="32C20907"/>
    <w:multiLevelType w:val="hybridMultilevel"/>
    <w:tmpl w:val="09E4EF28"/>
    <w:lvl w:ilvl="0" w:tplc="1C090001">
      <w:start w:val="1"/>
      <w:numFmt w:val="bullet"/>
      <w:lvlText w:val=""/>
      <w:lvlJc w:val="left"/>
      <w:pPr>
        <w:ind w:left="1800" w:hanging="360"/>
      </w:pPr>
      <w:rPr>
        <w:rFonts w:hint="default" w:ascii="Symbol" w:hAnsi="Symbol"/>
      </w:rPr>
    </w:lvl>
    <w:lvl w:ilvl="1" w:tplc="1C090003" w:tentative="1">
      <w:start w:val="1"/>
      <w:numFmt w:val="bullet"/>
      <w:lvlText w:val="o"/>
      <w:lvlJc w:val="left"/>
      <w:pPr>
        <w:ind w:left="2520" w:hanging="360"/>
      </w:pPr>
      <w:rPr>
        <w:rFonts w:hint="default" w:ascii="Courier New" w:hAnsi="Courier New" w:cs="Courier New"/>
      </w:rPr>
    </w:lvl>
    <w:lvl w:ilvl="2" w:tplc="1C090005" w:tentative="1">
      <w:start w:val="1"/>
      <w:numFmt w:val="bullet"/>
      <w:lvlText w:val=""/>
      <w:lvlJc w:val="left"/>
      <w:pPr>
        <w:ind w:left="3240" w:hanging="360"/>
      </w:pPr>
      <w:rPr>
        <w:rFonts w:hint="default" w:ascii="Wingdings" w:hAnsi="Wingdings"/>
      </w:rPr>
    </w:lvl>
    <w:lvl w:ilvl="3" w:tplc="1C090001" w:tentative="1">
      <w:start w:val="1"/>
      <w:numFmt w:val="bullet"/>
      <w:lvlText w:val=""/>
      <w:lvlJc w:val="left"/>
      <w:pPr>
        <w:ind w:left="3960" w:hanging="360"/>
      </w:pPr>
      <w:rPr>
        <w:rFonts w:hint="default" w:ascii="Symbol" w:hAnsi="Symbol"/>
      </w:rPr>
    </w:lvl>
    <w:lvl w:ilvl="4" w:tplc="1C090003" w:tentative="1">
      <w:start w:val="1"/>
      <w:numFmt w:val="bullet"/>
      <w:lvlText w:val="o"/>
      <w:lvlJc w:val="left"/>
      <w:pPr>
        <w:ind w:left="4680" w:hanging="360"/>
      </w:pPr>
      <w:rPr>
        <w:rFonts w:hint="default" w:ascii="Courier New" w:hAnsi="Courier New" w:cs="Courier New"/>
      </w:rPr>
    </w:lvl>
    <w:lvl w:ilvl="5" w:tplc="1C090005" w:tentative="1">
      <w:start w:val="1"/>
      <w:numFmt w:val="bullet"/>
      <w:lvlText w:val=""/>
      <w:lvlJc w:val="left"/>
      <w:pPr>
        <w:ind w:left="5400" w:hanging="360"/>
      </w:pPr>
      <w:rPr>
        <w:rFonts w:hint="default" w:ascii="Wingdings" w:hAnsi="Wingdings"/>
      </w:rPr>
    </w:lvl>
    <w:lvl w:ilvl="6" w:tplc="1C090001" w:tentative="1">
      <w:start w:val="1"/>
      <w:numFmt w:val="bullet"/>
      <w:lvlText w:val=""/>
      <w:lvlJc w:val="left"/>
      <w:pPr>
        <w:ind w:left="6120" w:hanging="360"/>
      </w:pPr>
      <w:rPr>
        <w:rFonts w:hint="default" w:ascii="Symbol" w:hAnsi="Symbol"/>
      </w:rPr>
    </w:lvl>
    <w:lvl w:ilvl="7" w:tplc="1C090003" w:tentative="1">
      <w:start w:val="1"/>
      <w:numFmt w:val="bullet"/>
      <w:lvlText w:val="o"/>
      <w:lvlJc w:val="left"/>
      <w:pPr>
        <w:ind w:left="6840" w:hanging="360"/>
      </w:pPr>
      <w:rPr>
        <w:rFonts w:hint="default" w:ascii="Courier New" w:hAnsi="Courier New" w:cs="Courier New"/>
      </w:rPr>
    </w:lvl>
    <w:lvl w:ilvl="8" w:tplc="1C090005" w:tentative="1">
      <w:start w:val="1"/>
      <w:numFmt w:val="bullet"/>
      <w:lvlText w:val=""/>
      <w:lvlJc w:val="left"/>
      <w:pPr>
        <w:ind w:left="7560" w:hanging="360"/>
      </w:pPr>
      <w:rPr>
        <w:rFonts w:hint="default" w:ascii="Wingdings" w:hAnsi="Wingdings"/>
      </w:rPr>
    </w:lvl>
  </w:abstractNum>
  <w:abstractNum w:abstractNumId="14" w15:restartNumberingAfterBreak="0">
    <w:nsid w:val="3A1E40AD"/>
    <w:multiLevelType w:val="multilevel"/>
    <w:tmpl w:val="DCE005CE"/>
    <w:lvl w:ilvl="0">
      <w:start w:val="1"/>
      <w:numFmt w:val="bullet"/>
      <w:lvlText w:val=""/>
      <w:lvlJc w:val="left"/>
      <w:pPr>
        <w:ind w:left="720" w:hanging="360"/>
      </w:pPr>
      <w:rPr>
        <w:rFonts w:hint="default" w:ascii="Symbol" w:hAnsi="Symbol"/>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5" w15:restartNumberingAfterBreak="0">
    <w:nsid w:val="3AE7781A"/>
    <w:multiLevelType w:val="hybridMultilevel"/>
    <w:tmpl w:val="7E04F3EE"/>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6" w15:restartNumberingAfterBreak="0">
    <w:nsid w:val="40A946AB"/>
    <w:multiLevelType w:val="hybridMultilevel"/>
    <w:tmpl w:val="BBF8B5F8"/>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7" w15:restartNumberingAfterBreak="0">
    <w:nsid w:val="41F92DC0"/>
    <w:multiLevelType w:val="hybridMultilevel"/>
    <w:tmpl w:val="C5724690"/>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8" w15:restartNumberingAfterBreak="0">
    <w:nsid w:val="4237065E"/>
    <w:multiLevelType w:val="hybridMultilevel"/>
    <w:tmpl w:val="F9F60E24"/>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19" w15:restartNumberingAfterBreak="0">
    <w:nsid w:val="42917809"/>
    <w:multiLevelType w:val="hybridMultilevel"/>
    <w:tmpl w:val="632A9FE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446B7CEC"/>
    <w:multiLevelType w:val="multilevel"/>
    <w:tmpl w:val="4BFEB480"/>
    <w:lvl w:ilvl="0">
      <w:start w:val="1"/>
      <w:numFmt w:val="decimal"/>
      <w:lvlText w:val="%1."/>
      <w:lvlJc w:val="left"/>
      <w:pPr>
        <w:ind w:left="720" w:hanging="360"/>
      </w:p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1" w15:restartNumberingAfterBreak="0">
    <w:nsid w:val="4CD54C48"/>
    <w:multiLevelType w:val="multilevel"/>
    <w:tmpl w:val="DCE005CE"/>
    <w:lvl w:ilvl="0">
      <w:start w:val="1"/>
      <w:numFmt w:val="bullet"/>
      <w:lvlText w:val=""/>
      <w:lvlJc w:val="left"/>
      <w:pPr>
        <w:ind w:left="720" w:hanging="360"/>
      </w:pPr>
      <w:rPr>
        <w:rFonts w:hint="default" w:ascii="Symbol" w:hAnsi="Symbol"/>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2" w15:restartNumberingAfterBreak="0">
    <w:nsid w:val="4D4B7336"/>
    <w:multiLevelType w:val="hybridMultilevel"/>
    <w:tmpl w:val="79B81DB8"/>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23" w15:restartNumberingAfterBreak="0">
    <w:nsid w:val="51060B2D"/>
    <w:multiLevelType w:val="hybridMultilevel"/>
    <w:tmpl w:val="EA241F68"/>
    <w:lvl w:ilvl="0" w:tplc="1C090001">
      <w:start w:val="1"/>
      <w:numFmt w:val="bullet"/>
      <w:lvlText w:val=""/>
      <w:lvlJc w:val="left"/>
      <w:pPr>
        <w:ind w:left="1800" w:hanging="360"/>
      </w:pPr>
      <w:rPr>
        <w:rFonts w:hint="default" w:ascii="Symbol" w:hAnsi="Symbol"/>
      </w:rPr>
    </w:lvl>
    <w:lvl w:ilvl="1" w:tplc="1C090003" w:tentative="1">
      <w:start w:val="1"/>
      <w:numFmt w:val="bullet"/>
      <w:lvlText w:val="o"/>
      <w:lvlJc w:val="left"/>
      <w:pPr>
        <w:ind w:left="2520" w:hanging="360"/>
      </w:pPr>
      <w:rPr>
        <w:rFonts w:hint="default" w:ascii="Courier New" w:hAnsi="Courier New" w:cs="Courier New"/>
      </w:rPr>
    </w:lvl>
    <w:lvl w:ilvl="2" w:tplc="1C090005" w:tentative="1">
      <w:start w:val="1"/>
      <w:numFmt w:val="bullet"/>
      <w:lvlText w:val=""/>
      <w:lvlJc w:val="left"/>
      <w:pPr>
        <w:ind w:left="3240" w:hanging="360"/>
      </w:pPr>
      <w:rPr>
        <w:rFonts w:hint="default" w:ascii="Wingdings" w:hAnsi="Wingdings"/>
      </w:rPr>
    </w:lvl>
    <w:lvl w:ilvl="3" w:tplc="1C090001" w:tentative="1">
      <w:start w:val="1"/>
      <w:numFmt w:val="bullet"/>
      <w:lvlText w:val=""/>
      <w:lvlJc w:val="left"/>
      <w:pPr>
        <w:ind w:left="3960" w:hanging="360"/>
      </w:pPr>
      <w:rPr>
        <w:rFonts w:hint="default" w:ascii="Symbol" w:hAnsi="Symbol"/>
      </w:rPr>
    </w:lvl>
    <w:lvl w:ilvl="4" w:tplc="1C090003" w:tentative="1">
      <w:start w:val="1"/>
      <w:numFmt w:val="bullet"/>
      <w:lvlText w:val="o"/>
      <w:lvlJc w:val="left"/>
      <w:pPr>
        <w:ind w:left="4680" w:hanging="360"/>
      </w:pPr>
      <w:rPr>
        <w:rFonts w:hint="default" w:ascii="Courier New" w:hAnsi="Courier New" w:cs="Courier New"/>
      </w:rPr>
    </w:lvl>
    <w:lvl w:ilvl="5" w:tplc="1C090005" w:tentative="1">
      <w:start w:val="1"/>
      <w:numFmt w:val="bullet"/>
      <w:lvlText w:val=""/>
      <w:lvlJc w:val="left"/>
      <w:pPr>
        <w:ind w:left="5400" w:hanging="360"/>
      </w:pPr>
      <w:rPr>
        <w:rFonts w:hint="default" w:ascii="Wingdings" w:hAnsi="Wingdings"/>
      </w:rPr>
    </w:lvl>
    <w:lvl w:ilvl="6" w:tplc="1C090001" w:tentative="1">
      <w:start w:val="1"/>
      <w:numFmt w:val="bullet"/>
      <w:lvlText w:val=""/>
      <w:lvlJc w:val="left"/>
      <w:pPr>
        <w:ind w:left="6120" w:hanging="360"/>
      </w:pPr>
      <w:rPr>
        <w:rFonts w:hint="default" w:ascii="Symbol" w:hAnsi="Symbol"/>
      </w:rPr>
    </w:lvl>
    <w:lvl w:ilvl="7" w:tplc="1C090003" w:tentative="1">
      <w:start w:val="1"/>
      <w:numFmt w:val="bullet"/>
      <w:lvlText w:val="o"/>
      <w:lvlJc w:val="left"/>
      <w:pPr>
        <w:ind w:left="6840" w:hanging="360"/>
      </w:pPr>
      <w:rPr>
        <w:rFonts w:hint="default" w:ascii="Courier New" w:hAnsi="Courier New" w:cs="Courier New"/>
      </w:rPr>
    </w:lvl>
    <w:lvl w:ilvl="8" w:tplc="1C090005" w:tentative="1">
      <w:start w:val="1"/>
      <w:numFmt w:val="bullet"/>
      <w:lvlText w:val=""/>
      <w:lvlJc w:val="left"/>
      <w:pPr>
        <w:ind w:left="7560" w:hanging="360"/>
      </w:pPr>
      <w:rPr>
        <w:rFonts w:hint="default" w:ascii="Wingdings" w:hAnsi="Wingdings"/>
      </w:rPr>
    </w:lvl>
  </w:abstractNum>
  <w:abstractNum w:abstractNumId="24" w15:restartNumberingAfterBreak="0">
    <w:nsid w:val="57860373"/>
    <w:multiLevelType w:val="hybridMultilevel"/>
    <w:tmpl w:val="FB0807A2"/>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25" w15:restartNumberingAfterBreak="0">
    <w:nsid w:val="585C7F28"/>
    <w:multiLevelType w:val="hybridMultilevel"/>
    <w:tmpl w:val="FC0A92C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26" w15:restartNumberingAfterBreak="0">
    <w:nsid w:val="58B43691"/>
    <w:multiLevelType w:val="hybridMultilevel"/>
    <w:tmpl w:val="4B58039A"/>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27" w15:restartNumberingAfterBreak="0">
    <w:nsid w:val="59FD111B"/>
    <w:multiLevelType w:val="hybridMultilevel"/>
    <w:tmpl w:val="E028F20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8" w15:restartNumberingAfterBreak="0">
    <w:nsid w:val="5DDF6FA7"/>
    <w:multiLevelType w:val="hybridMultilevel"/>
    <w:tmpl w:val="4DE23382"/>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29" w15:restartNumberingAfterBreak="0">
    <w:nsid w:val="5F452A2B"/>
    <w:multiLevelType w:val="hybridMultilevel"/>
    <w:tmpl w:val="FD9C15BE"/>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30" w15:restartNumberingAfterBreak="0">
    <w:nsid w:val="672C4777"/>
    <w:multiLevelType w:val="hybridMultilevel"/>
    <w:tmpl w:val="D0362F68"/>
    <w:lvl w:ilvl="0" w:tplc="1C090001">
      <w:start w:val="1"/>
      <w:numFmt w:val="bullet"/>
      <w:lvlText w:val=""/>
      <w:lvlJc w:val="left"/>
      <w:pPr>
        <w:ind w:left="1004" w:hanging="360"/>
      </w:pPr>
      <w:rPr>
        <w:rFonts w:hint="default" w:ascii="Symbol" w:hAnsi="Symbol"/>
      </w:rPr>
    </w:lvl>
    <w:lvl w:ilvl="1" w:tplc="1C090003">
      <w:start w:val="1"/>
      <w:numFmt w:val="bullet"/>
      <w:lvlText w:val="o"/>
      <w:lvlJc w:val="left"/>
      <w:pPr>
        <w:ind w:left="1724" w:hanging="360"/>
      </w:pPr>
      <w:rPr>
        <w:rFonts w:hint="default" w:ascii="Courier New" w:hAnsi="Courier New" w:cs="Courier New"/>
      </w:rPr>
    </w:lvl>
    <w:lvl w:ilvl="2" w:tplc="1C090005" w:tentative="1">
      <w:start w:val="1"/>
      <w:numFmt w:val="bullet"/>
      <w:lvlText w:val=""/>
      <w:lvlJc w:val="left"/>
      <w:pPr>
        <w:ind w:left="2444" w:hanging="360"/>
      </w:pPr>
      <w:rPr>
        <w:rFonts w:hint="default" w:ascii="Wingdings" w:hAnsi="Wingdings"/>
      </w:rPr>
    </w:lvl>
    <w:lvl w:ilvl="3" w:tplc="1C090001" w:tentative="1">
      <w:start w:val="1"/>
      <w:numFmt w:val="bullet"/>
      <w:lvlText w:val=""/>
      <w:lvlJc w:val="left"/>
      <w:pPr>
        <w:ind w:left="3164" w:hanging="360"/>
      </w:pPr>
      <w:rPr>
        <w:rFonts w:hint="default" w:ascii="Symbol" w:hAnsi="Symbol"/>
      </w:rPr>
    </w:lvl>
    <w:lvl w:ilvl="4" w:tplc="1C090003" w:tentative="1">
      <w:start w:val="1"/>
      <w:numFmt w:val="bullet"/>
      <w:lvlText w:val="o"/>
      <w:lvlJc w:val="left"/>
      <w:pPr>
        <w:ind w:left="3884" w:hanging="360"/>
      </w:pPr>
      <w:rPr>
        <w:rFonts w:hint="default" w:ascii="Courier New" w:hAnsi="Courier New" w:cs="Courier New"/>
      </w:rPr>
    </w:lvl>
    <w:lvl w:ilvl="5" w:tplc="1C090005" w:tentative="1">
      <w:start w:val="1"/>
      <w:numFmt w:val="bullet"/>
      <w:lvlText w:val=""/>
      <w:lvlJc w:val="left"/>
      <w:pPr>
        <w:ind w:left="4604" w:hanging="360"/>
      </w:pPr>
      <w:rPr>
        <w:rFonts w:hint="default" w:ascii="Wingdings" w:hAnsi="Wingdings"/>
      </w:rPr>
    </w:lvl>
    <w:lvl w:ilvl="6" w:tplc="1C090001" w:tentative="1">
      <w:start w:val="1"/>
      <w:numFmt w:val="bullet"/>
      <w:lvlText w:val=""/>
      <w:lvlJc w:val="left"/>
      <w:pPr>
        <w:ind w:left="5324" w:hanging="360"/>
      </w:pPr>
      <w:rPr>
        <w:rFonts w:hint="default" w:ascii="Symbol" w:hAnsi="Symbol"/>
      </w:rPr>
    </w:lvl>
    <w:lvl w:ilvl="7" w:tplc="1C090003" w:tentative="1">
      <w:start w:val="1"/>
      <w:numFmt w:val="bullet"/>
      <w:lvlText w:val="o"/>
      <w:lvlJc w:val="left"/>
      <w:pPr>
        <w:ind w:left="6044" w:hanging="360"/>
      </w:pPr>
      <w:rPr>
        <w:rFonts w:hint="default" w:ascii="Courier New" w:hAnsi="Courier New" w:cs="Courier New"/>
      </w:rPr>
    </w:lvl>
    <w:lvl w:ilvl="8" w:tplc="1C090005" w:tentative="1">
      <w:start w:val="1"/>
      <w:numFmt w:val="bullet"/>
      <w:lvlText w:val=""/>
      <w:lvlJc w:val="left"/>
      <w:pPr>
        <w:ind w:left="6764" w:hanging="360"/>
      </w:pPr>
      <w:rPr>
        <w:rFonts w:hint="default" w:ascii="Wingdings" w:hAnsi="Wingdings"/>
      </w:rPr>
    </w:lvl>
  </w:abstractNum>
  <w:abstractNum w:abstractNumId="31" w15:restartNumberingAfterBreak="0">
    <w:nsid w:val="68E57741"/>
    <w:multiLevelType w:val="multilevel"/>
    <w:tmpl w:val="DCE005CE"/>
    <w:lvl w:ilvl="0">
      <w:start w:val="1"/>
      <w:numFmt w:val="bullet"/>
      <w:lvlText w:val=""/>
      <w:lvlJc w:val="left"/>
      <w:pPr>
        <w:ind w:left="720" w:hanging="360"/>
      </w:pPr>
      <w:rPr>
        <w:rFonts w:hint="default" w:ascii="Symbol" w:hAnsi="Symbol"/>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32" w15:restartNumberingAfterBreak="0">
    <w:nsid w:val="74FF2DA1"/>
    <w:multiLevelType w:val="hybridMultilevel"/>
    <w:tmpl w:val="86B2DF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33" w15:restartNumberingAfterBreak="0">
    <w:nsid w:val="775E1111"/>
    <w:multiLevelType w:val="hybridMultilevel"/>
    <w:tmpl w:val="C134868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34" w15:restartNumberingAfterBreak="0">
    <w:nsid w:val="7DD52C8D"/>
    <w:multiLevelType w:val="multilevel"/>
    <w:tmpl w:val="C824B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3B672A"/>
    <w:multiLevelType w:val="hybridMultilevel"/>
    <w:tmpl w:val="17DA4D2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6" w15:restartNumberingAfterBreak="0">
    <w:nsid w:val="7E9B4D33"/>
    <w:multiLevelType w:val="multilevel"/>
    <w:tmpl w:val="56021D1E"/>
    <w:lvl w:ilvl="0">
      <w:start w:val="4"/>
      <w:numFmt w:val="decimal"/>
      <w:lvlText w:val="%1."/>
      <w:lvlJc w:val="left"/>
      <w:pPr>
        <w:ind w:left="800" w:hanging="800"/>
      </w:pPr>
      <w:rPr>
        <w:rFonts w:hint="default"/>
      </w:rPr>
    </w:lvl>
    <w:lvl w:ilvl="1">
      <w:start w:val="1"/>
      <w:numFmt w:val="decimal"/>
      <w:pStyle w:val="Heading2"/>
      <w:lvlText w:val="2.%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F3C7E7C"/>
    <w:multiLevelType w:val="hybridMultilevel"/>
    <w:tmpl w:val="40FED8F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60">
    <w:abstractNumId w:val="57"/>
  </w:num>
  <w:num w:numId="59">
    <w:abstractNumId w:val="56"/>
  </w:num>
  <w:num w:numId="58">
    <w:abstractNumId w:val="55"/>
  </w:num>
  <w:num w:numId="57">
    <w:abstractNumId w:val="54"/>
  </w: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47">
    <w:abstractNumId w:val="44"/>
  </w:num>
  <w:num w:numId="46">
    <w:abstractNumId w:val="43"/>
  </w:num>
  <w:num w:numId="45">
    <w:abstractNumId w:val="42"/>
  </w:num>
  <w:num w:numId="44">
    <w:abstractNumId w:val="41"/>
  </w:num>
  <w:num w:numId="43">
    <w:abstractNumId w:val="40"/>
  </w:num>
  <w:num w:numId="42">
    <w:abstractNumId w:val="39"/>
  </w:num>
  <w:num w:numId="41">
    <w:abstractNumId w:val="38"/>
  </w:num>
  <w:num w:numId="1" w16cid:durableId="1565943539">
    <w:abstractNumId w:val="9"/>
  </w:num>
  <w:num w:numId="2" w16cid:durableId="676543386">
    <w:abstractNumId w:val="36"/>
  </w:num>
  <w:num w:numId="3" w16cid:durableId="1377467782">
    <w:abstractNumId w:val="3"/>
  </w:num>
  <w:num w:numId="4" w16cid:durableId="1285963006">
    <w:abstractNumId w:val="12"/>
  </w:num>
  <w:num w:numId="5" w16cid:durableId="65996970">
    <w:abstractNumId w:val="6"/>
  </w:num>
  <w:num w:numId="6" w16cid:durableId="102770252">
    <w:abstractNumId w:val="30"/>
  </w:num>
  <w:num w:numId="7" w16cid:durableId="1535197280">
    <w:abstractNumId w:val="29"/>
  </w:num>
  <w:num w:numId="8" w16cid:durableId="1370446591">
    <w:abstractNumId w:val="17"/>
  </w:num>
  <w:num w:numId="9" w16cid:durableId="1062212713">
    <w:abstractNumId w:val="16"/>
  </w:num>
  <w:num w:numId="10" w16cid:durableId="2099136747">
    <w:abstractNumId w:val="8"/>
  </w:num>
  <w:num w:numId="11" w16cid:durableId="1361785248">
    <w:abstractNumId w:val="2"/>
  </w:num>
  <w:num w:numId="12" w16cid:durableId="926383447">
    <w:abstractNumId w:val="15"/>
  </w:num>
  <w:num w:numId="13" w16cid:durableId="44068433">
    <w:abstractNumId w:val="26"/>
  </w:num>
  <w:num w:numId="14" w16cid:durableId="605501368">
    <w:abstractNumId w:val="18"/>
  </w:num>
  <w:num w:numId="15" w16cid:durableId="112873444">
    <w:abstractNumId w:val="11"/>
  </w:num>
  <w:num w:numId="16" w16cid:durableId="908425796">
    <w:abstractNumId w:val="23"/>
  </w:num>
  <w:num w:numId="17" w16cid:durableId="564529083">
    <w:abstractNumId w:val="13"/>
  </w:num>
  <w:num w:numId="18" w16cid:durableId="141772387">
    <w:abstractNumId w:val="37"/>
  </w:num>
  <w:num w:numId="19" w16cid:durableId="954405334">
    <w:abstractNumId w:val="35"/>
  </w:num>
  <w:num w:numId="20" w16cid:durableId="1087458115">
    <w:abstractNumId w:val="0"/>
  </w:num>
  <w:num w:numId="21" w16cid:durableId="1901868590">
    <w:abstractNumId w:val="19"/>
  </w:num>
  <w:num w:numId="22" w16cid:durableId="1325164707">
    <w:abstractNumId w:val="4"/>
  </w:num>
  <w:num w:numId="23" w16cid:durableId="1751808764">
    <w:abstractNumId w:val="27"/>
  </w:num>
  <w:num w:numId="24" w16cid:durableId="267006722">
    <w:abstractNumId w:val="20"/>
  </w:num>
  <w:num w:numId="25" w16cid:durableId="1670135853">
    <w:abstractNumId w:val="32"/>
  </w:num>
  <w:num w:numId="26" w16cid:durableId="648290716">
    <w:abstractNumId w:val="7"/>
  </w:num>
  <w:num w:numId="27" w16cid:durableId="144663755">
    <w:abstractNumId w:val="28"/>
  </w:num>
  <w:num w:numId="28" w16cid:durableId="1997345122">
    <w:abstractNumId w:val="24"/>
  </w:num>
  <w:num w:numId="29" w16cid:durableId="1214003433">
    <w:abstractNumId w:val="33"/>
  </w:num>
  <w:num w:numId="30" w16cid:durableId="1023091706">
    <w:abstractNumId w:val="1"/>
  </w:num>
  <w:num w:numId="31" w16cid:durableId="1079868240">
    <w:abstractNumId w:val="22"/>
  </w:num>
  <w:num w:numId="32" w16cid:durableId="1728796884">
    <w:abstractNumId w:val="25"/>
  </w:num>
  <w:num w:numId="33" w16cid:durableId="2032871312">
    <w:abstractNumId w:val="9"/>
  </w:num>
  <w:num w:numId="34" w16cid:durableId="370114509">
    <w:abstractNumId w:val="10"/>
  </w:num>
  <w:num w:numId="35" w16cid:durableId="161706912">
    <w:abstractNumId w:val="34"/>
  </w:num>
  <w:num w:numId="36" w16cid:durableId="461971060">
    <w:abstractNumId w:val="9"/>
  </w:num>
  <w:num w:numId="37" w16cid:durableId="13265395">
    <w:abstractNumId w:val="5"/>
  </w:num>
  <w:num w:numId="38" w16cid:durableId="1014259142">
    <w:abstractNumId w:val="14"/>
  </w:num>
  <w:num w:numId="39" w16cid:durableId="1955597671">
    <w:abstractNumId w:val="31"/>
  </w:num>
  <w:num w:numId="40" w16cid:durableId="490491776">
    <w:abstractNumId w:val="2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isiwe Mnyazana">
    <w15:presenceInfo w15:providerId="AD" w15:userId="S::mnyazanan@pppmopwr.co.za::e2ce1d9a-b953-4c90-a076-afd9fd968334"/>
  </w15:person>
  <w15:person w15:author="Stefan Van Tonder">
    <w15:presenceInfo w15:providerId="AD" w15:userId="S::Stefanvantonder@pppmopwr.co.za::05b849ed-d2c9-4fb3-8712-e73a8df2bbb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0E"/>
    <w:rsid w:val="00003DBC"/>
    <w:rsid w:val="00004682"/>
    <w:rsid w:val="00005821"/>
    <w:rsid w:val="0000641D"/>
    <w:rsid w:val="00006502"/>
    <w:rsid w:val="00010015"/>
    <w:rsid w:val="000101CB"/>
    <w:rsid w:val="0001619B"/>
    <w:rsid w:val="0001743B"/>
    <w:rsid w:val="00020A63"/>
    <w:rsid w:val="00024F30"/>
    <w:rsid w:val="0002761C"/>
    <w:rsid w:val="000276AB"/>
    <w:rsid w:val="00031823"/>
    <w:rsid w:val="00031AC9"/>
    <w:rsid w:val="00036548"/>
    <w:rsid w:val="000369AC"/>
    <w:rsid w:val="00036E4C"/>
    <w:rsid w:val="000377E0"/>
    <w:rsid w:val="00044BE6"/>
    <w:rsid w:val="00044C71"/>
    <w:rsid w:val="00045720"/>
    <w:rsid w:val="000500BA"/>
    <w:rsid w:val="00050E14"/>
    <w:rsid w:val="00051063"/>
    <w:rsid w:val="00052F46"/>
    <w:rsid w:val="00054F6C"/>
    <w:rsid w:val="000550BF"/>
    <w:rsid w:val="00060051"/>
    <w:rsid w:val="0006146E"/>
    <w:rsid w:val="000614C0"/>
    <w:rsid w:val="00064A1F"/>
    <w:rsid w:val="000659CC"/>
    <w:rsid w:val="000665E4"/>
    <w:rsid w:val="000714A9"/>
    <w:rsid w:val="00073444"/>
    <w:rsid w:val="000741D9"/>
    <w:rsid w:val="00075867"/>
    <w:rsid w:val="000759F0"/>
    <w:rsid w:val="00080578"/>
    <w:rsid w:val="00084530"/>
    <w:rsid w:val="00085146"/>
    <w:rsid w:val="00085B98"/>
    <w:rsid w:val="0008604F"/>
    <w:rsid w:val="00087A8E"/>
    <w:rsid w:val="00087C63"/>
    <w:rsid w:val="000940A5"/>
    <w:rsid w:val="00095837"/>
    <w:rsid w:val="00097516"/>
    <w:rsid w:val="000A15BD"/>
    <w:rsid w:val="000A22DE"/>
    <w:rsid w:val="000A24B5"/>
    <w:rsid w:val="000A2964"/>
    <w:rsid w:val="000A303E"/>
    <w:rsid w:val="000A4B07"/>
    <w:rsid w:val="000A4F62"/>
    <w:rsid w:val="000A58D4"/>
    <w:rsid w:val="000A65F8"/>
    <w:rsid w:val="000B2F23"/>
    <w:rsid w:val="000B4870"/>
    <w:rsid w:val="000B7DC9"/>
    <w:rsid w:val="000C0B4D"/>
    <w:rsid w:val="000C25EE"/>
    <w:rsid w:val="000C3DCD"/>
    <w:rsid w:val="000C46F5"/>
    <w:rsid w:val="000C47D9"/>
    <w:rsid w:val="000C529E"/>
    <w:rsid w:val="000C580F"/>
    <w:rsid w:val="000C743A"/>
    <w:rsid w:val="000C7C72"/>
    <w:rsid w:val="000D0B17"/>
    <w:rsid w:val="000D25DD"/>
    <w:rsid w:val="000D3225"/>
    <w:rsid w:val="000D5CC6"/>
    <w:rsid w:val="000D6D13"/>
    <w:rsid w:val="000E0072"/>
    <w:rsid w:val="000E2692"/>
    <w:rsid w:val="000E554C"/>
    <w:rsid w:val="000E5BC8"/>
    <w:rsid w:val="000E5D86"/>
    <w:rsid w:val="000E5ED2"/>
    <w:rsid w:val="000E77CF"/>
    <w:rsid w:val="000E7F59"/>
    <w:rsid w:val="000F0DFE"/>
    <w:rsid w:val="000F0E9C"/>
    <w:rsid w:val="000F422E"/>
    <w:rsid w:val="000F5FDB"/>
    <w:rsid w:val="000F6CA7"/>
    <w:rsid w:val="000F6D00"/>
    <w:rsid w:val="000F78EC"/>
    <w:rsid w:val="001005A1"/>
    <w:rsid w:val="001031F4"/>
    <w:rsid w:val="001032F3"/>
    <w:rsid w:val="00104BDF"/>
    <w:rsid w:val="001057A4"/>
    <w:rsid w:val="00106E08"/>
    <w:rsid w:val="001118FA"/>
    <w:rsid w:val="00112955"/>
    <w:rsid w:val="00112A8C"/>
    <w:rsid w:val="00114E67"/>
    <w:rsid w:val="0011626F"/>
    <w:rsid w:val="00116D1F"/>
    <w:rsid w:val="00116D2B"/>
    <w:rsid w:val="00117802"/>
    <w:rsid w:val="00122C3A"/>
    <w:rsid w:val="0012381A"/>
    <w:rsid w:val="001239A8"/>
    <w:rsid w:val="00124C9C"/>
    <w:rsid w:val="00124F11"/>
    <w:rsid w:val="001259A0"/>
    <w:rsid w:val="00125CFB"/>
    <w:rsid w:val="0012738B"/>
    <w:rsid w:val="00127769"/>
    <w:rsid w:val="001317D9"/>
    <w:rsid w:val="00135AF7"/>
    <w:rsid w:val="00140D41"/>
    <w:rsid w:val="00142A2C"/>
    <w:rsid w:val="00142EE4"/>
    <w:rsid w:val="00143CBD"/>
    <w:rsid w:val="0014508E"/>
    <w:rsid w:val="001465BB"/>
    <w:rsid w:val="0014663D"/>
    <w:rsid w:val="00146686"/>
    <w:rsid w:val="001503F8"/>
    <w:rsid w:val="0015135F"/>
    <w:rsid w:val="0015250A"/>
    <w:rsid w:val="001535A8"/>
    <w:rsid w:val="00154050"/>
    <w:rsid w:val="001543EE"/>
    <w:rsid w:val="001551A0"/>
    <w:rsid w:val="001562CB"/>
    <w:rsid w:val="00156E53"/>
    <w:rsid w:val="001570C0"/>
    <w:rsid w:val="00160B71"/>
    <w:rsid w:val="00161554"/>
    <w:rsid w:val="001635DE"/>
    <w:rsid w:val="00163D1E"/>
    <w:rsid w:val="00164AB8"/>
    <w:rsid w:val="00166DE9"/>
    <w:rsid w:val="00167180"/>
    <w:rsid w:val="0017110F"/>
    <w:rsid w:val="001714C1"/>
    <w:rsid w:val="00171A87"/>
    <w:rsid w:val="00173BC2"/>
    <w:rsid w:val="00173CDF"/>
    <w:rsid w:val="00174F54"/>
    <w:rsid w:val="00175531"/>
    <w:rsid w:val="001833EE"/>
    <w:rsid w:val="00184E88"/>
    <w:rsid w:val="0019028D"/>
    <w:rsid w:val="00191ADB"/>
    <w:rsid w:val="00191EA6"/>
    <w:rsid w:val="00192399"/>
    <w:rsid w:val="001941D4"/>
    <w:rsid w:val="001959B2"/>
    <w:rsid w:val="001972D0"/>
    <w:rsid w:val="001977BF"/>
    <w:rsid w:val="001A14CB"/>
    <w:rsid w:val="001A1CCC"/>
    <w:rsid w:val="001A2400"/>
    <w:rsid w:val="001A5E6F"/>
    <w:rsid w:val="001A61F6"/>
    <w:rsid w:val="001A7D1E"/>
    <w:rsid w:val="001B1A4F"/>
    <w:rsid w:val="001B1DCD"/>
    <w:rsid w:val="001B44C9"/>
    <w:rsid w:val="001B4B98"/>
    <w:rsid w:val="001B5A0D"/>
    <w:rsid w:val="001B5F9A"/>
    <w:rsid w:val="001C2DA6"/>
    <w:rsid w:val="001C33E1"/>
    <w:rsid w:val="001C47AF"/>
    <w:rsid w:val="001C666A"/>
    <w:rsid w:val="001C69D3"/>
    <w:rsid w:val="001D16EB"/>
    <w:rsid w:val="001D5254"/>
    <w:rsid w:val="001D6B03"/>
    <w:rsid w:val="001D7427"/>
    <w:rsid w:val="001D79C6"/>
    <w:rsid w:val="001D7C66"/>
    <w:rsid w:val="001E0EA9"/>
    <w:rsid w:val="001E0EDA"/>
    <w:rsid w:val="001E110E"/>
    <w:rsid w:val="001E2547"/>
    <w:rsid w:val="001E2F80"/>
    <w:rsid w:val="001E39FD"/>
    <w:rsid w:val="001E5767"/>
    <w:rsid w:val="001E5D6E"/>
    <w:rsid w:val="001F1E37"/>
    <w:rsid w:val="001F2166"/>
    <w:rsid w:val="001F33AF"/>
    <w:rsid w:val="001F39E5"/>
    <w:rsid w:val="001F424C"/>
    <w:rsid w:val="001F4526"/>
    <w:rsid w:val="001F51F5"/>
    <w:rsid w:val="001F5B70"/>
    <w:rsid w:val="001F5C5C"/>
    <w:rsid w:val="00200B95"/>
    <w:rsid w:val="00201FE8"/>
    <w:rsid w:val="00202729"/>
    <w:rsid w:val="00202D22"/>
    <w:rsid w:val="00204ED2"/>
    <w:rsid w:val="00205B6C"/>
    <w:rsid w:val="00205F11"/>
    <w:rsid w:val="00211072"/>
    <w:rsid w:val="00213B78"/>
    <w:rsid w:val="00214515"/>
    <w:rsid w:val="00214DDE"/>
    <w:rsid w:val="002150C7"/>
    <w:rsid w:val="00215203"/>
    <w:rsid w:val="002161D9"/>
    <w:rsid w:val="002162F4"/>
    <w:rsid w:val="00217335"/>
    <w:rsid w:val="00221E04"/>
    <w:rsid w:val="00222237"/>
    <w:rsid w:val="002222E2"/>
    <w:rsid w:val="00223507"/>
    <w:rsid w:val="00223B7D"/>
    <w:rsid w:val="00223CDF"/>
    <w:rsid w:val="00224464"/>
    <w:rsid w:val="00224899"/>
    <w:rsid w:val="00225826"/>
    <w:rsid w:val="002265C7"/>
    <w:rsid w:val="00226D3A"/>
    <w:rsid w:val="00227339"/>
    <w:rsid w:val="0023014E"/>
    <w:rsid w:val="00231A00"/>
    <w:rsid w:val="00233DC7"/>
    <w:rsid w:val="00234C35"/>
    <w:rsid w:val="00235AF3"/>
    <w:rsid w:val="00235C99"/>
    <w:rsid w:val="00235F88"/>
    <w:rsid w:val="00236A95"/>
    <w:rsid w:val="00240CDB"/>
    <w:rsid w:val="002419C6"/>
    <w:rsid w:val="00246A03"/>
    <w:rsid w:val="00247930"/>
    <w:rsid w:val="00250112"/>
    <w:rsid w:val="0025346C"/>
    <w:rsid w:val="00254BE2"/>
    <w:rsid w:val="00255B34"/>
    <w:rsid w:val="00255CC9"/>
    <w:rsid w:val="00255DF8"/>
    <w:rsid w:val="002566BF"/>
    <w:rsid w:val="00260EAB"/>
    <w:rsid w:val="002610BB"/>
    <w:rsid w:val="002618E6"/>
    <w:rsid w:val="002619A5"/>
    <w:rsid w:val="00265FF2"/>
    <w:rsid w:val="00266497"/>
    <w:rsid w:val="00271693"/>
    <w:rsid w:val="002718C7"/>
    <w:rsid w:val="002764AE"/>
    <w:rsid w:val="00276A99"/>
    <w:rsid w:val="002810C3"/>
    <w:rsid w:val="0028574B"/>
    <w:rsid w:val="00287201"/>
    <w:rsid w:val="00287637"/>
    <w:rsid w:val="00291EFA"/>
    <w:rsid w:val="00292329"/>
    <w:rsid w:val="0029536D"/>
    <w:rsid w:val="00295638"/>
    <w:rsid w:val="002964D6"/>
    <w:rsid w:val="002A086A"/>
    <w:rsid w:val="002A2D44"/>
    <w:rsid w:val="002A3F85"/>
    <w:rsid w:val="002A536B"/>
    <w:rsid w:val="002A5C0D"/>
    <w:rsid w:val="002A6027"/>
    <w:rsid w:val="002A7069"/>
    <w:rsid w:val="002A7BB6"/>
    <w:rsid w:val="002B0228"/>
    <w:rsid w:val="002B0F5C"/>
    <w:rsid w:val="002B1B9A"/>
    <w:rsid w:val="002B242C"/>
    <w:rsid w:val="002B58D9"/>
    <w:rsid w:val="002B5BF1"/>
    <w:rsid w:val="002B6101"/>
    <w:rsid w:val="002C21E1"/>
    <w:rsid w:val="002C220D"/>
    <w:rsid w:val="002C239C"/>
    <w:rsid w:val="002C23D6"/>
    <w:rsid w:val="002C4BFE"/>
    <w:rsid w:val="002C5523"/>
    <w:rsid w:val="002C5A4C"/>
    <w:rsid w:val="002C72EB"/>
    <w:rsid w:val="002D195C"/>
    <w:rsid w:val="002D6053"/>
    <w:rsid w:val="002D6867"/>
    <w:rsid w:val="002E3976"/>
    <w:rsid w:val="002E54F8"/>
    <w:rsid w:val="002E6B44"/>
    <w:rsid w:val="002F0131"/>
    <w:rsid w:val="002F05F0"/>
    <w:rsid w:val="002F28B5"/>
    <w:rsid w:val="002F2E9F"/>
    <w:rsid w:val="002F33F9"/>
    <w:rsid w:val="002F4418"/>
    <w:rsid w:val="002F481F"/>
    <w:rsid w:val="002F4AEC"/>
    <w:rsid w:val="002F50E8"/>
    <w:rsid w:val="00300E15"/>
    <w:rsid w:val="0030197B"/>
    <w:rsid w:val="003021EB"/>
    <w:rsid w:val="00302FB1"/>
    <w:rsid w:val="00303C5E"/>
    <w:rsid w:val="00304356"/>
    <w:rsid w:val="0030563B"/>
    <w:rsid w:val="00305657"/>
    <w:rsid w:val="0030688C"/>
    <w:rsid w:val="00307C4F"/>
    <w:rsid w:val="00311D5D"/>
    <w:rsid w:val="00311EAE"/>
    <w:rsid w:val="0031679E"/>
    <w:rsid w:val="0031679F"/>
    <w:rsid w:val="00317013"/>
    <w:rsid w:val="00317AD5"/>
    <w:rsid w:val="00320602"/>
    <w:rsid w:val="0032162F"/>
    <w:rsid w:val="00322447"/>
    <w:rsid w:val="00323285"/>
    <w:rsid w:val="0032457A"/>
    <w:rsid w:val="00324ADF"/>
    <w:rsid w:val="0032743D"/>
    <w:rsid w:val="003316D8"/>
    <w:rsid w:val="00332861"/>
    <w:rsid w:val="00333982"/>
    <w:rsid w:val="00334057"/>
    <w:rsid w:val="003365D4"/>
    <w:rsid w:val="00336F6E"/>
    <w:rsid w:val="00340C3A"/>
    <w:rsid w:val="00342735"/>
    <w:rsid w:val="00344663"/>
    <w:rsid w:val="00347051"/>
    <w:rsid w:val="00347BA0"/>
    <w:rsid w:val="00351545"/>
    <w:rsid w:val="00352ABB"/>
    <w:rsid w:val="00353481"/>
    <w:rsid w:val="00355C1E"/>
    <w:rsid w:val="00356179"/>
    <w:rsid w:val="0035768E"/>
    <w:rsid w:val="00367F5D"/>
    <w:rsid w:val="00371024"/>
    <w:rsid w:val="00372EEC"/>
    <w:rsid w:val="00372FDE"/>
    <w:rsid w:val="00373D1E"/>
    <w:rsid w:val="0037498D"/>
    <w:rsid w:val="0037574C"/>
    <w:rsid w:val="00376AE1"/>
    <w:rsid w:val="0037748B"/>
    <w:rsid w:val="003779D3"/>
    <w:rsid w:val="003809FC"/>
    <w:rsid w:val="003906DA"/>
    <w:rsid w:val="003906F4"/>
    <w:rsid w:val="00390B31"/>
    <w:rsid w:val="0039286B"/>
    <w:rsid w:val="00393068"/>
    <w:rsid w:val="003A16FC"/>
    <w:rsid w:val="003A3068"/>
    <w:rsid w:val="003A30F5"/>
    <w:rsid w:val="003A32B3"/>
    <w:rsid w:val="003A439B"/>
    <w:rsid w:val="003A5231"/>
    <w:rsid w:val="003A61A9"/>
    <w:rsid w:val="003B0530"/>
    <w:rsid w:val="003B6069"/>
    <w:rsid w:val="003C1F90"/>
    <w:rsid w:val="003C2379"/>
    <w:rsid w:val="003C306B"/>
    <w:rsid w:val="003C3345"/>
    <w:rsid w:val="003C3BCE"/>
    <w:rsid w:val="003C7762"/>
    <w:rsid w:val="003D084A"/>
    <w:rsid w:val="003D1300"/>
    <w:rsid w:val="003D21BB"/>
    <w:rsid w:val="003D2BD5"/>
    <w:rsid w:val="003D4991"/>
    <w:rsid w:val="003D5031"/>
    <w:rsid w:val="003D77C9"/>
    <w:rsid w:val="003E079D"/>
    <w:rsid w:val="003E117D"/>
    <w:rsid w:val="003E3902"/>
    <w:rsid w:val="003E5DDA"/>
    <w:rsid w:val="003E667B"/>
    <w:rsid w:val="003E71A4"/>
    <w:rsid w:val="003E71FE"/>
    <w:rsid w:val="003E7688"/>
    <w:rsid w:val="003E79B8"/>
    <w:rsid w:val="003F1762"/>
    <w:rsid w:val="003F196E"/>
    <w:rsid w:val="003F1E89"/>
    <w:rsid w:val="003F5BCD"/>
    <w:rsid w:val="003F741F"/>
    <w:rsid w:val="003F783F"/>
    <w:rsid w:val="003F7FA8"/>
    <w:rsid w:val="00400CCA"/>
    <w:rsid w:val="0040246F"/>
    <w:rsid w:val="00403E29"/>
    <w:rsid w:val="00404FC0"/>
    <w:rsid w:val="00405167"/>
    <w:rsid w:val="0040703C"/>
    <w:rsid w:val="00407129"/>
    <w:rsid w:val="004079F3"/>
    <w:rsid w:val="00411323"/>
    <w:rsid w:val="00411C58"/>
    <w:rsid w:val="00414301"/>
    <w:rsid w:val="00415834"/>
    <w:rsid w:val="004161AA"/>
    <w:rsid w:val="00416FBD"/>
    <w:rsid w:val="00416FDE"/>
    <w:rsid w:val="00423958"/>
    <w:rsid w:val="00424F4A"/>
    <w:rsid w:val="00427BF2"/>
    <w:rsid w:val="00427D70"/>
    <w:rsid w:val="0043014C"/>
    <w:rsid w:val="004315ED"/>
    <w:rsid w:val="00432232"/>
    <w:rsid w:val="004326A4"/>
    <w:rsid w:val="00432CDE"/>
    <w:rsid w:val="00434050"/>
    <w:rsid w:val="004343D7"/>
    <w:rsid w:val="00434673"/>
    <w:rsid w:val="004349A4"/>
    <w:rsid w:val="0043554A"/>
    <w:rsid w:val="004362C9"/>
    <w:rsid w:val="00436E19"/>
    <w:rsid w:val="00437A67"/>
    <w:rsid w:val="004404AE"/>
    <w:rsid w:val="0044088A"/>
    <w:rsid w:val="00440E46"/>
    <w:rsid w:val="00442E70"/>
    <w:rsid w:val="00443378"/>
    <w:rsid w:val="0044455B"/>
    <w:rsid w:val="00444C8F"/>
    <w:rsid w:val="00447D05"/>
    <w:rsid w:val="00452DCB"/>
    <w:rsid w:val="00453312"/>
    <w:rsid w:val="00453F7E"/>
    <w:rsid w:val="00456468"/>
    <w:rsid w:val="00457951"/>
    <w:rsid w:val="0046171E"/>
    <w:rsid w:val="00462655"/>
    <w:rsid w:val="00462C70"/>
    <w:rsid w:val="004666CC"/>
    <w:rsid w:val="00466C7E"/>
    <w:rsid w:val="00466E19"/>
    <w:rsid w:val="004671F1"/>
    <w:rsid w:val="00467208"/>
    <w:rsid w:val="00471046"/>
    <w:rsid w:val="004716A8"/>
    <w:rsid w:val="0047418C"/>
    <w:rsid w:val="00475558"/>
    <w:rsid w:val="00476689"/>
    <w:rsid w:val="004774CF"/>
    <w:rsid w:val="004774F6"/>
    <w:rsid w:val="00477F27"/>
    <w:rsid w:val="00480A89"/>
    <w:rsid w:val="00482090"/>
    <w:rsid w:val="00482576"/>
    <w:rsid w:val="00482EA4"/>
    <w:rsid w:val="00485122"/>
    <w:rsid w:val="004862F0"/>
    <w:rsid w:val="00487648"/>
    <w:rsid w:val="00487A1F"/>
    <w:rsid w:val="00492431"/>
    <w:rsid w:val="00492567"/>
    <w:rsid w:val="00492A3D"/>
    <w:rsid w:val="004938C1"/>
    <w:rsid w:val="004957DF"/>
    <w:rsid w:val="00496A9C"/>
    <w:rsid w:val="004A0133"/>
    <w:rsid w:val="004A2F68"/>
    <w:rsid w:val="004A3FFC"/>
    <w:rsid w:val="004A69D1"/>
    <w:rsid w:val="004A6C7C"/>
    <w:rsid w:val="004A74DA"/>
    <w:rsid w:val="004A74F8"/>
    <w:rsid w:val="004A77EB"/>
    <w:rsid w:val="004A79CD"/>
    <w:rsid w:val="004A79E4"/>
    <w:rsid w:val="004B0EFC"/>
    <w:rsid w:val="004B1D45"/>
    <w:rsid w:val="004B24F5"/>
    <w:rsid w:val="004B5BCC"/>
    <w:rsid w:val="004B5F72"/>
    <w:rsid w:val="004B74F9"/>
    <w:rsid w:val="004B7AF0"/>
    <w:rsid w:val="004C07A1"/>
    <w:rsid w:val="004C1072"/>
    <w:rsid w:val="004C1F84"/>
    <w:rsid w:val="004C3326"/>
    <w:rsid w:val="004C5EF9"/>
    <w:rsid w:val="004C6B3F"/>
    <w:rsid w:val="004C7270"/>
    <w:rsid w:val="004C739D"/>
    <w:rsid w:val="004D04E0"/>
    <w:rsid w:val="004D0698"/>
    <w:rsid w:val="004D2451"/>
    <w:rsid w:val="004D34F1"/>
    <w:rsid w:val="004D72E5"/>
    <w:rsid w:val="004E08AB"/>
    <w:rsid w:val="004E12E0"/>
    <w:rsid w:val="004E1C1E"/>
    <w:rsid w:val="004E218E"/>
    <w:rsid w:val="004E4EC6"/>
    <w:rsid w:val="004E5747"/>
    <w:rsid w:val="004E6C44"/>
    <w:rsid w:val="004E6D38"/>
    <w:rsid w:val="004E748A"/>
    <w:rsid w:val="004E7B46"/>
    <w:rsid w:val="004F07DF"/>
    <w:rsid w:val="004F0C1C"/>
    <w:rsid w:val="004F2BB2"/>
    <w:rsid w:val="004F3297"/>
    <w:rsid w:val="004F7B7D"/>
    <w:rsid w:val="0050392F"/>
    <w:rsid w:val="00503973"/>
    <w:rsid w:val="00504864"/>
    <w:rsid w:val="005056B7"/>
    <w:rsid w:val="00506B08"/>
    <w:rsid w:val="005072EE"/>
    <w:rsid w:val="00507CCE"/>
    <w:rsid w:val="00511F73"/>
    <w:rsid w:val="00513FBA"/>
    <w:rsid w:val="00516F62"/>
    <w:rsid w:val="005170B8"/>
    <w:rsid w:val="00517884"/>
    <w:rsid w:val="00517992"/>
    <w:rsid w:val="00520DA8"/>
    <w:rsid w:val="005211C2"/>
    <w:rsid w:val="005217DB"/>
    <w:rsid w:val="00522112"/>
    <w:rsid w:val="0052262B"/>
    <w:rsid w:val="005235C1"/>
    <w:rsid w:val="00523D8B"/>
    <w:rsid w:val="0052423C"/>
    <w:rsid w:val="00524C01"/>
    <w:rsid w:val="00527EA2"/>
    <w:rsid w:val="00530387"/>
    <w:rsid w:val="00533898"/>
    <w:rsid w:val="005404E7"/>
    <w:rsid w:val="00543C63"/>
    <w:rsid w:val="00545E71"/>
    <w:rsid w:val="00547B1B"/>
    <w:rsid w:val="00547D90"/>
    <w:rsid w:val="00550473"/>
    <w:rsid w:val="00550630"/>
    <w:rsid w:val="00550831"/>
    <w:rsid w:val="00553540"/>
    <w:rsid w:val="0055472C"/>
    <w:rsid w:val="00556BE1"/>
    <w:rsid w:val="005606A5"/>
    <w:rsid w:val="00564858"/>
    <w:rsid w:val="00565D1E"/>
    <w:rsid w:val="0056704B"/>
    <w:rsid w:val="00570ADE"/>
    <w:rsid w:val="005736D3"/>
    <w:rsid w:val="00573EC4"/>
    <w:rsid w:val="00577569"/>
    <w:rsid w:val="005775E7"/>
    <w:rsid w:val="0058088C"/>
    <w:rsid w:val="0058215A"/>
    <w:rsid w:val="0058255A"/>
    <w:rsid w:val="00582F20"/>
    <w:rsid w:val="005831BD"/>
    <w:rsid w:val="00583C05"/>
    <w:rsid w:val="00584445"/>
    <w:rsid w:val="005926A8"/>
    <w:rsid w:val="005950BF"/>
    <w:rsid w:val="00595A81"/>
    <w:rsid w:val="00596CE3"/>
    <w:rsid w:val="00596E80"/>
    <w:rsid w:val="005A0997"/>
    <w:rsid w:val="005A10BE"/>
    <w:rsid w:val="005A29F2"/>
    <w:rsid w:val="005A2B10"/>
    <w:rsid w:val="005A3826"/>
    <w:rsid w:val="005A41B6"/>
    <w:rsid w:val="005A6524"/>
    <w:rsid w:val="005A74E6"/>
    <w:rsid w:val="005B028D"/>
    <w:rsid w:val="005B03E8"/>
    <w:rsid w:val="005B14B8"/>
    <w:rsid w:val="005B2EE4"/>
    <w:rsid w:val="005B450F"/>
    <w:rsid w:val="005B5A07"/>
    <w:rsid w:val="005B5B2D"/>
    <w:rsid w:val="005B6B0F"/>
    <w:rsid w:val="005B6B25"/>
    <w:rsid w:val="005B7B4A"/>
    <w:rsid w:val="005C09BD"/>
    <w:rsid w:val="005C1A85"/>
    <w:rsid w:val="005C4342"/>
    <w:rsid w:val="005C4F91"/>
    <w:rsid w:val="005C5726"/>
    <w:rsid w:val="005C657A"/>
    <w:rsid w:val="005C7B6C"/>
    <w:rsid w:val="005D072B"/>
    <w:rsid w:val="005D2748"/>
    <w:rsid w:val="005D334B"/>
    <w:rsid w:val="005D64A3"/>
    <w:rsid w:val="005D6B46"/>
    <w:rsid w:val="005E0AC2"/>
    <w:rsid w:val="005E1C1B"/>
    <w:rsid w:val="005E4B2B"/>
    <w:rsid w:val="005E52A7"/>
    <w:rsid w:val="005E6772"/>
    <w:rsid w:val="005E6ADA"/>
    <w:rsid w:val="005E7F4D"/>
    <w:rsid w:val="005F17DF"/>
    <w:rsid w:val="005F63AF"/>
    <w:rsid w:val="006016C1"/>
    <w:rsid w:val="00603348"/>
    <w:rsid w:val="00606538"/>
    <w:rsid w:val="00607325"/>
    <w:rsid w:val="00607441"/>
    <w:rsid w:val="00607E76"/>
    <w:rsid w:val="00611A9D"/>
    <w:rsid w:val="00611E58"/>
    <w:rsid w:val="0061302B"/>
    <w:rsid w:val="00613840"/>
    <w:rsid w:val="0061460D"/>
    <w:rsid w:val="00616200"/>
    <w:rsid w:val="006171BE"/>
    <w:rsid w:val="00617385"/>
    <w:rsid w:val="00621BAD"/>
    <w:rsid w:val="00621CB6"/>
    <w:rsid w:val="00622F4C"/>
    <w:rsid w:val="00623A11"/>
    <w:rsid w:val="00630339"/>
    <w:rsid w:val="00633A10"/>
    <w:rsid w:val="00633E10"/>
    <w:rsid w:val="006341F0"/>
    <w:rsid w:val="006352CF"/>
    <w:rsid w:val="00635942"/>
    <w:rsid w:val="006404AB"/>
    <w:rsid w:val="00641691"/>
    <w:rsid w:val="0064377C"/>
    <w:rsid w:val="00643ACB"/>
    <w:rsid w:val="006455C4"/>
    <w:rsid w:val="00645EBF"/>
    <w:rsid w:val="00646742"/>
    <w:rsid w:val="00647A0F"/>
    <w:rsid w:val="00650B3F"/>
    <w:rsid w:val="0065132F"/>
    <w:rsid w:val="00651B0D"/>
    <w:rsid w:val="00652553"/>
    <w:rsid w:val="00652A94"/>
    <w:rsid w:val="00654D74"/>
    <w:rsid w:val="00655272"/>
    <w:rsid w:val="00655D52"/>
    <w:rsid w:val="00661994"/>
    <w:rsid w:val="00664D76"/>
    <w:rsid w:val="006671A4"/>
    <w:rsid w:val="00670704"/>
    <w:rsid w:val="00674493"/>
    <w:rsid w:val="006760D6"/>
    <w:rsid w:val="006775DD"/>
    <w:rsid w:val="006804E5"/>
    <w:rsid w:val="006809D4"/>
    <w:rsid w:val="006822F8"/>
    <w:rsid w:val="00683E87"/>
    <w:rsid w:val="00686514"/>
    <w:rsid w:val="00687E3C"/>
    <w:rsid w:val="0069013F"/>
    <w:rsid w:val="0069017D"/>
    <w:rsid w:val="00690B14"/>
    <w:rsid w:val="006938E0"/>
    <w:rsid w:val="00693CF1"/>
    <w:rsid w:val="00696581"/>
    <w:rsid w:val="006A03DF"/>
    <w:rsid w:val="006A07A8"/>
    <w:rsid w:val="006A2EB4"/>
    <w:rsid w:val="006A4092"/>
    <w:rsid w:val="006A6917"/>
    <w:rsid w:val="006A694B"/>
    <w:rsid w:val="006A6FF7"/>
    <w:rsid w:val="006A7C3B"/>
    <w:rsid w:val="006B00FC"/>
    <w:rsid w:val="006B18B8"/>
    <w:rsid w:val="006B2D5D"/>
    <w:rsid w:val="006B4F22"/>
    <w:rsid w:val="006B6F4C"/>
    <w:rsid w:val="006C0F52"/>
    <w:rsid w:val="006C15A7"/>
    <w:rsid w:val="006C1EE8"/>
    <w:rsid w:val="006C3ABD"/>
    <w:rsid w:val="006C47EC"/>
    <w:rsid w:val="006C496B"/>
    <w:rsid w:val="006D2E6F"/>
    <w:rsid w:val="006D34DE"/>
    <w:rsid w:val="006D517A"/>
    <w:rsid w:val="006D5BFD"/>
    <w:rsid w:val="006D5CAA"/>
    <w:rsid w:val="006E07C8"/>
    <w:rsid w:val="006E09ED"/>
    <w:rsid w:val="006E1026"/>
    <w:rsid w:val="006E18C1"/>
    <w:rsid w:val="006E1976"/>
    <w:rsid w:val="006E23D7"/>
    <w:rsid w:val="006E77A4"/>
    <w:rsid w:val="006E7885"/>
    <w:rsid w:val="006F0EAA"/>
    <w:rsid w:val="006F1E6A"/>
    <w:rsid w:val="006F21C7"/>
    <w:rsid w:val="006F30A4"/>
    <w:rsid w:val="006F3B06"/>
    <w:rsid w:val="006F410E"/>
    <w:rsid w:val="006F4557"/>
    <w:rsid w:val="006F4A85"/>
    <w:rsid w:val="006F7E32"/>
    <w:rsid w:val="007001EB"/>
    <w:rsid w:val="00701DA4"/>
    <w:rsid w:val="007035B6"/>
    <w:rsid w:val="00703A89"/>
    <w:rsid w:val="00704FB7"/>
    <w:rsid w:val="00710C90"/>
    <w:rsid w:val="00713F72"/>
    <w:rsid w:val="007149FB"/>
    <w:rsid w:val="00714BA7"/>
    <w:rsid w:val="00715146"/>
    <w:rsid w:val="0071594B"/>
    <w:rsid w:val="00716BFB"/>
    <w:rsid w:val="00716CA9"/>
    <w:rsid w:val="0071782A"/>
    <w:rsid w:val="00722295"/>
    <w:rsid w:val="007222A0"/>
    <w:rsid w:val="00724637"/>
    <w:rsid w:val="00725E81"/>
    <w:rsid w:val="007260D0"/>
    <w:rsid w:val="007263DB"/>
    <w:rsid w:val="00730CD8"/>
    <w:rsid w:val="00732BB2"/>
    <w:rsid w:val="0073383C"/>
    <w:rsid w:val="007354DE"/>
    <w:rsid w:val="007358EA"/>
    <w:rsid w:val="007377F8"/>
    <w:rsid w:val="00742EF4"/>
    <w:rsid w:val="007445D8"/>
    <w:rsid w:val="007465EE"/>
    <w:rsid w:val="00747622"/>
    <w:rsid w:val="00751251"/>
    <w:rsid w:val="007515EB"/>
    <w:rsid w:val="00751FA3"/>
    <w:rsid w:val="0075258E"/>
    <w:rsid w:val="00753B4B"/>
    <w:rsid w:val="007555DC"/>
    <w:rsid w:val="007557BE"/>
    <w:rsid w:val="00755A15"/>
    <w:rsid w:val="00757BE5"/>
    <w:rsid w:val="00760967"/>
    <w:rsid w:val="00761219"/>
    <w:rsid w:val="0076220E"/>
    <w:rsid w:val="00762B7A"/>
    <w:rsid w:val="00762B93"/>
    <w:rsid w:val="007638F9"/>
    <w:rsid w:val="00767F17"/>
    <w:rsid w:val="00771027"/>
    <w:rsid w:val="00773AFB"/>
    <w:rsid w:val="00775BEE"/>
    <w:rsid w:val="00775EBC"/>
    <w:rsid w:val="007760FD"/>
    <w:rsid w:val="007766E3"/>
    <w:rsid w:val="00776E5D"/>
    <w:rsid w:val="0078036F"/>
    <w:rsid w:val="00782617"/>
    <w:rsid w:val="007833F8"/>
    <w:rsid w:val="0078777D"/>
    <w:rsid w:val="00787FF5"/>
    <w:rsid w:val="007904FC"/>
    <w:rsid w:val="00794C07"/>
    <w:rsid w:val="00796251"/>
    <w:rsid w:val="00796457"/>
    <w:rsid w:val="007A317A"/>
    <w:rsid w:val="007A37D6"/>
    <w:rsid w:val="007A4CEF"/>
    <w:rsid w:val="007A68AA"/>
    <w:rsid w:val="007B047B"/>
    <w:rsid w:val="007B5034"/>
    <w:rsid w:val="007B5A8C"/>
    <w:rsid w:val="007B69EC"/>
    <w:rsid w:val="007B7952"/>
    <w:rsid w:val="007C181F"/>
    <w:rsid w:val="007C1EBD"/>
    <w:rsid w:val="007C3833"/>
    <w:rsid w:val="007C3CA5"/>
    <w:rsid w:val="007C5064"/>
    <w:rsid w:val="007C59CE"/>
    <w:rsid w:val="007C6379"/>
    <w:rsid w:val="007D37F8"/>
    <w:rsid w:val="007D4124"/>
    <w:rsid w:val="007D435A"/>
    <w:rsid w:val="007D500F"/>
    <w:rsid w:val="007D7267"/>
    <w:rsid w:val="007D7FFA"/>
    <w:rsid w:val="007E04BE"/>
    <w:rsid w:val="007E0AC7"/>
    <w:rsid w:val="007E1ECD"/>
    <w:rsid w:val="007E27E5"/>
    <w:rsid w:val="007E2FDE"/>
    <w:rsid w:val="007E4693"/>
    <w:rsid w:val="007E56FF"/>
    <w:rsid w:val="007E5BB4"/>
    <w:rsid w:val="007E6AD2"/>
    <w:rsid w:val="007E6DA5"/>
    <w:rsid w:val="007F165C"/>
    <w:rsid w:val="007F16F1"/>
    <w:rsid w:val="007F26A9"/>
    <w:rsid w:val="007F2858"/>
    <w:rsid w:val="007F363A"/>
    <w:rsid w:val="007F49D0"/>
    <w:rsid w:val="007F5231"/>
    <w:rsid w:val="007F5720"/>
    <w:rsid w:val="007F6260"/>
    <w:rsid w:val="007F6618"/>
    <w:rsid w:val="00800AE9"/>
    <w:rsid w:val="00803AF9"/>
    <w:rsid w:val="0080439B"/>
    <w:rsid w:val="00804ACB"/>
    <w:rsid w:val="00805853"/>
    <w:rsid w:val="008064AF"/>
    <w:rsid w:val="00807F5D"/>
    <w:rsid w:val="0081029F"/>
    <w:rsid w:val="00811933"/>
    <w:rsid w:val="00812E40"/>
    <w:rsid w:val="008137C8"/>
    <w:rsid w:val="00813972"/>
    <w:rsid w:val="00814833"/>
    <w:rsid w:val="00817469"/>
    <w:rsid w:val="00817D24"/>
    <w:rsid w:val="008218DE"/>
    <w:rsid w:val="0082421F"/>
    <w:rsid w:val="00824307"/>
    <w:rsid w:val="00824A8B"/>
    <w:rsid w:val="008259CD"/>
    <w:rsid w:val="008266E8"/>
    <w:rsid w:val="0082721A"/>
    <w:rsid w:val="008300B7"/>
    <w:rsid w:val="0083462B"/>
    <w:rsid w:val="00835667"/>
    <w:rsid w:val="008375D9"/>
    <w:rsid w:val="00841F6C"/>
    <w:rsid w:val="00843284"/>
    <w:rsid w:val="00843D22"/>
    <w:rsid w:val="008441AD"/>
    <w:rsid w:val="00844846"/>
    <w:rsid w:val="00847E94"/>
    <w:rsid w:val="008501D2"/>
    <w:rsid w:val="008502D9"/>
    <w:rsid w:val="00853DCC"/>
    <w:rsid w:val="00854383"/>
    <w:rsid w:val="0085491A"/>
    <w:rsid w:val="008549E3"/>
    <w:rsid w:val="008555B7"/>
    <w:rsid w:val="0085683D"/>
    <w:rsid w:val="00860159"/>
    <w:rsid w:val="00860350"/>
    <w:rsid w:val="00861944"/>
    <w:rsid w:val="0086297A"/>
    <w:rsid w:val="0086695B"/>
    <w:rsid w:val="00870EC1"/>
    <w:rsid w:val="00871482"/>
    <w:rsid w:val="00873692"/>
    <w:rsid w:val="00874A00"/>
    <w:rsid w:val="008751BD"/>
    <w:rsid w:val="00875361"/>
    <w:rsid w:val="00880FDB"/>
    <w:rsid w:val="00883167"/>
    <w:rsid w:val="008846DB"/>
    <w:rsid w:val="008868BE"/>
    <w:rsid w:val="00890969"/>
    <w:rsid w:val="0089185B"/>
    <w:rsid w:val="00891DFA"/>
    <w:rsid w:val="00892224"/>
    <w:rsid w:val="00892235"/>
    <w:rsid w:val="008926EB"/>
    <w:rsid w:val="00893952"/>
    <w:rsid w:val="00894182"/>
    <w:rsid w:val="00895E6C"/>
    <w:rsid w:val="00896AA6"/>
    <w:rsid w:val="008A028E"/>
    <w:rsid w:val="008A04E7"/>
    <w:rsid w:val="008A0563"/>
    <w:rsid w:val="008A0B27"/>
    <w:rsid w:val="008A0B4A"/>
    <w:rsid w:val="008A2F00"/>
    <w:rsid w:val="008A7A15"/>
    <w:rsid w:val="008A7BDC"/>
    <w:rsid w:val="008B2DE1"/>
    <w:rsid w:val="008B400B"/>
    <w:rsid w:val="008B591E"/>
    <w:rsid w:val="008C0CDC"/>
    <w:rsid w:val="008C1412"/>
    <w:rsid w:val="008D0138"/>
    <w:rsid w:val="008D1FB3"/>
    <w:rsid w:val="008D3C48"/>
    <w:rsid w:val="008D7B0C"/>
    <w:rsid w:val="008E37A9"/>
    <w:rsid w:val="008F2F73"/>
    <w:rsid w:val="008F44A8"/>
    <w:rsid w:val="008F55B2"/>
    <w:rsid w:val="008F55F3"/>
    <w:rsid w:val="008F6245"/>
    <w:rsid w:val="008F7F48"/>
    <w:rsid w:val="0090026C"/>
    <w:rsid w:val="009006A3"/>
    <w:rsid w:val="009021FB"/>
    <w:rsid w:val="009037B8"/>
    <w:rsid w:val="00903816"/>
    <w:rsid w:val="00904F61"/>
    <w:rsid w:val="009054FA"/>
    <w:rsid w:val="00905543"/>
    <w:rsid w:val="00906F7D"/>
    <w:rsid w:val="00907755"/>
    <w:rsid w:val="009121B5"/>
    <w:rsid w:val="00914C10"/>
    <w:rsid w:val="00915689"/>
    <w:rsid w:val="009170A7"/>
    <w:rsid w:val="009201F0"/>
    <w:rsid w:val="00923FAB"/>
    <w:rsid w:val="009253BC"/>
    <w:rsid w:val="00926F96"/>
    <w:rsid w:val="00927F4F"/>
    <w:rsid w:val="009366E0"/>
    <w:rsid w:val="009368D5"/>
    <w:rsid w:val="00937602"/>
    <w:rsid w:val="00941CCF"/>
    <w:rsid w:val="00941D84"/>
    <w:rsid w:val="00942C2F"/>
    <w:rsid w:val="00943A6C"/>
    <w:rsid w:val="00943FFA"/>
    <w:rsid w:val="00944EFB"/>
    <w:rsid w:val="00945772"/>
    <w:rsid w:val="0094642A"/>
    <w:rsid w:val="00947185"/>
    <w:rsid w:val="00947B59"/>
    <w:rsid w:val="00947C2C"/>
    <w:rsid w:val="00950B6E"/>
    <w:rsid w:val="00951A5C"/>
    <w:rsid w:val="009529A1"/>
    <w:rsid w:val="00952C67"/>
    <w:rsid w:val="00953453"/>
    <w:rsid w:val="00954DA7"/>
    <w:rsid w:val="009554BF"/>
    <w:rsid w:val="00956858"/>
    <w:rsid w:val="00957249"/>
    <w:rsid w:val="00957E1A"/>
    <w:rsid w:val="00961D62"/>
    <w:rsid w:val="00962665"/>
    <w:rsid w:val="00962A04"/>
    <w:rsid w:val="00964223"/>
    <w:rsid w:val="00964EFB"/>
    <w:rsid w:val="009653D7"/>
    <w:rsid w:val="00970610"/>
    <w:rsid w:val="009729C8"/>
    <w:rsid w:val="00972EB3"/>
    <w:rsid w:val="009737F8"/>
    <w:rsid w:val="009808DD"/>
    <w:rsid w:val="00981677"/>
    <w:rsid w:val="00981BBA"/>
    <w:rsid w:val="00984B1F"/>
    <w:rsid w:val="00986E21"/>
    <w:rsid w:val="0099120B"/>
    <w:rsid w:val="00993902"/>
    <w:rsid w:val="00995210"/>
    <w:rsid w:val="00996B7B"/>
    <w:rsid w:val="009A4516"/>
    <w:rsid w:val="009A4F00"/>
    <w:rsid w:val="009A514C"/>
    <w:rsid w:val="009A70B9"/>
    <w:rsid w:val="009A7BC5"/>
    <w:rsid w:val="009B1DC8"/>
    <w:rsid w:val="009B1E9F"/>
    <w:rsid w:val="009B5226"/>
    <w:rsid w:val="009B601E"/>
    <w:rsid w:val="009B61F6"/>
    <w:rsid w:val="009C1695"/>
    <w:rsid w:val="009C16D3"/>
    <w:rsid w:val="009C1B25"/>
    <w:rsid w:val="009C25CC"/>
    <w:rsid w:val="009C7B4A"/>
    <w:rsid w:val="009C7CFF"/>
    <w:rsid w:val="009D1D92"/>
    <w:rsid w:val="009D277D"/>
    <w:rsid w:val="009D3323"/>
    <w:rsid w:val="009D3A04"/>
    <w:rsid w:val="009D4928"/>
    <w:rsid w:val="009D521B"/>
    <w:rsid w:val="009D7783"/>
    <w:rsid w:val="009E0FBD"/>
    <w:rsid w:val="009E458B"/>
    <w:rsid w:val="009E479C"/>
    <w:rsid w:val="009E57FD"/>
    <w:rsid w:val="009F1416"/>
    <w:rsid w:val="009F189E"/>
    <w:rsid w:val="009F394E"/>
    <w:rsid w:val="009F5009"/>
    <w:rsid w:val="009F570D"/>
    <w:rsid w:val="009F6A0D"/>
    <w:rsid w:val="00A03E0D"/>
    <w:rsid w:val="00A04055"/>
    <w:rsid w:val="00A044C9"/>
    <w:rsid w:val="00A0479E"/>
    <w:rsid w:val="00A05EE7"/>
    <w:rsid w:val="00A06F34"/>
    <w:rsid w:val="00A071F6"/>
    <w:rsid w:val="00A0796D"/>
    <w:rsid w:val="00A07BE2"/>
    <w:rsid w:val="00A101CC"/>
    <w:rsid w:val="00A1023D"/>
    <w:rsid w:val="00A1354A"/>
    <w:rsid w:val="00A138B4"/>
    <w:rsid w:val="00A16023"/>
    <w:rsid w:val="00A17319"/>
    <w:rsid w:val="00A1772B"/>
    <w:rsid w:val="00A2014C"/>
    <w:rsid w:val="00A242EB"/>
    <w:rsid w:val="00A2533E"/>
    <w:rsid w:val="00A273E5"/>
    <w:rsid w:val="00A31146"/>
    <w:rsid w:val="00A31861"/>
    <w:rsid w:val="00A3238A"/>
    <w:rsid w:val="00A32D36"/>
    <w:rsid w:val="00A3449E"/>
    <w:rsid w:val="00A35254"/>
    <w:rsid w:val="00A365B7"/>
    <w:rsid w:val="00A37356"/>
    <w:rsid w:val="00A408D2"/>
    <w:rsid w:val="00A4106B"/>
    <w:rsid w:val="00A4273F"/>
    <w:rsid w:val="00A43A84"/>
    <w:rsid w:val="00A46286"/>
    <w:rsid w:val="00A46B07"/>
    <w:rsid w:val="00A53ABF"/>
    <w:rsid w:val="00A57C76"/>
    <w:rsid w:val="00A61321"/>
    <w:rsid w:val="00A622A5"/>
    <w:rsid w:val="00A63F74"/>
    <w:rsid w:val="00A64A48"/>
    <w:rsid w:val="00A67A65"/>
    <w:rsid w:val="00A67B70"/>
    <w:rsid w:val="00A7267F"/>
    <w:rsid w:val="00A7309C"/>
    <w:rsid w:val="00A754C5"/>
    <w:rsid w:val="00A75589"/>
    <w:rsid w:val="00A76CAB"/>
    <w:rsid w:val="00A77032"/>
    <w:rsid w:val="00A7714B"/>
    <w:rsid w:val="00A811FE"/>
    <w:rsid w:val="00A814B4"/>
    <w:rsid w:val="00A81566"/>
    <w:rsid w:val="00A839B1"/>
    <w:rsid w:val="00A839CA"/>
    <w:rsid w:val="00A90118"/>
    <w:rsid w:val="00A924B1"/>
    <w:rsid w:val="00A92CA6"/>
    <w:rsid w:val="00A92EBC"/>
    <w:rsid w:val="00A937F2"/>
    <w:rsid w:val="00A94361"/>
    <w:rsid w:val="00A94CBF"/>
    <w:rsid w:val="00A95340"/>
    <w:rsid w:val="00A97B07"/>
    <w:rsid w:val="00A97B77"/>
    <w:rsid w:val="00AA1C10"/>
    <w:rsid w:val="00AA1FA7"/>
    <w:rsid w:val="00AA3428"/>
    <w:rsid w:val="00AA36A4"/>
    <w:rsid w:val="00AA4516"/>
    <w:rsid w:val="00AB1889"/>
    <w:rsid w:val="00AB367E"/>
    <w:rsid w:val="00AB402F"/>
    <w:rsid w:val="00AB4CEC"/>
    <w:rsid w:val="00AB58AC"/>
    <w:rsid w:val="00AB712E"/>
    <w:rsid w:val="00AC07DA"/>
    <w:rsid w:val="00AC152C"/>
    <w:rsid w:val="00AC1F8F"/>
    <w:rsid w:val="00AC2BFF"/>
    <w:rsid w:val="00AC36F9"/>
    <w:rsid w:val="00AC42DD"/>
    <w:rsid w:val="00AC56BF"/>
    <w:rsid w:val="00AD08CC"/>
    <w:rsid w:val="00AD53D5"/>
    <w:rsid w:val="00AD72A4"/>
    <w:rsid w:val="00AD75AE"/>
    <w:rsid w:val="00AE1A42"/>
    <w:rsid w:val="00AE2BFF"/>
    <w:rsid w:val="00AE4CAE"/>
    <w:rsid w:val="00AE5B54"/>
    <w:rsid w:val="00AE5BE2"/>
    <w:rsid w:val="00AF1093"/>
    <w:rsid w:val="00AF2F0E"/>
    <w:rsid w:val="00AF4559"/>
    <w:rsid w:val="00AF61E8"/>
    <w:rsid w:val="00AF6973"/>
    <w:rsid w:val="00AF6AAE"/>
    <w:rsid w:val="00AF7B0F"/>
    <w:rsid w:val="00B019F2"/>
    <w:rsid w:val="00B0498E"/>
    <w:rsid w:val="00B06DBD"/>
    <w:rsid w:val="00B115CE"/>
    <w:rsid w:val="00B12C52"/>
    <w:rsid w:val="00B1440E"/>
    <w:rsid w:val="00B15B75"/>
    <w:rsid w:val="00B17C8C"/>
    <w:rsid w:val="00B21992"/>
    <w:rsid w:val="00B21C6A"/>
    <w:rsid w:val="00B22027"/>
    <w:rsid w:val="00B228B5"/>
    <w:rsid w:val="00B23249"/>
    <w:rsid w:val="00B23963"/>
    <w:rsid w:val="00B24302"/>
    <w:rsid w:val="00B24AC3"/>
    <w:rsid w:val="00B259DE"/>
    <w:rsid w:val="00B275EA"/>
    <w:rsid w:val="00B30E11"/>
    <w:rsid w:val="00B314B3"/>
    <w:rsid w:val="00B322A0"/>
    <w:rsid w:val="00B33F2C"/>
    <w:rsid w:val="00B34CBC"/>
    <w:rsid w:val="00B35186"/>
    <w:rsid w:val="00B35C3B"/>
    <w:rsid w:val="00B36B24"/>
    <w:rsid w:val="00B4369D"/>
    <w:rsid w:val="00B52E93"/>
    <w:rsid w:val="00B55937"/>
    <w:rsid w:val="00B55FF3"/>
    <w:rsid w:val="00B57D77"/>
    <w:rsid w:val="00B610E6"/>
    <w:rsid w:val="00B6233A"/>
    <w:rsid w:val="00B6317A"/>
    <w:rsid w:val="00B633F3"/>
    <w:rsid w:val="00B659A1"/>
    <w:rsid w:val="00B672B0"/>
    <w:rsid w:val="00B67F49"/>
    <w:rsid w:val="00B704D4"/>
    <w:rsid w:val="00B710B4"/>
    <w:rsid w:val="00B765A6"/>
    <w:rsid w:val="00B77EAA"/>
    <w:rsid w:val="00B80880"/>
    <w:rsid w:val="00B80A1E"/>
    <w:rsid w:val="00B81A35"/>
    <w:rsid w:val="00B821CB"/>
    <w:rsid w:val="00B82392"/>
    <w:rsid w:val="00B829CE"/>
    <w:rsid w:val="00B83AE5"/>
    <w:rsid w:val="00B87EC6"/>
    <w:rsid w:val="00B925F0"/>
    <w:rsid w:val="00B92636"/>
    <w:rsid w:val="00B92D5C"/>
    <w:rsid w:val="00B93316"/>
    <w:rsid w:val="00B93537"/>
    <w:rsid w:val="00B94197"/>
    <w:rsid w:val="00B975B3"/>
    <w:rsid w:val="00BA13CC"/>
    <w:rsid w:val="00BA171A"/>
    <w:rsid w:val="00BA1CD7"/>
    <w:rsid w:val="00BB1260"/>
    <w:rsid w:val="00BB20ED"/>
    <w:rsid w:val="00BB2BED"/>
    <w:rsid w:val="00BB3F72"/>
    <w:rsid w:val="00BB4D9B"/>
    <w:rsid w:val="00BB5996"/>
    <w:rsid w:val="00BD155F"/>
    <w:rsid w:val="00BD28B8"/>
    <w:rsid w:val="00BD2B1B"/>
    <w:rsid w:val="00BD2F6B"/>
    <w:rsid w:val="00BD5204"/>
    <w:rsid w:val="00BD7854"/>
    <w:rsid w:val="00BE1171"/>
    <w:rsid w:val="00BE37F4"/>
    <w:rsid w:val="00BE406B"/>
    <w:rsid w:val="00BE590D"/>
    <w:rsid w:val="00BE798B"/>
    <w:rsid w:val="00BE7CB0"/>
    <w:rsid w:val="00BE7CFB"/>
    <w:rsid w:val="00BE7E7A"/>
    <w:rsid w:val="00BF2935"/>
    <w:rsid w:val="00BF33FC"/>
    <w:rsid w:val="00BF3945"/>
    <w:rsid w:val="00BF4016"/>
    <w:rsid w:val="00BF4492"/>
    <w:rsid w:val="00BF746E"/>
    <w:rsid w:val="00BF7B2A"/>
    <w:rsid w:val="00BF7DAB"/>
    <w:rsid w:val="00C024D3"/>
    <w:rsid w:val="00C03BEF"/>
    <w:rsid w:val="00C03DE3"/>
    <w:rsid w:val="00C04763"/>
    <w:rsid w:val="00C1012D"/>
    <w:rsid w:val="00C10D2A"/>
    <w:rsid w:val="00C110E3"/>
    <w:rsid w:val="00C1433A"/>
    <w:rsid w:val="00C14726"/>
    <w:rsid w:val="00C14E12"/>
    <w:rsid w:val="00C1557C"/>
    <w:rsid w:val="00C162ED"/>
    <w:rsid w:val="00C164DF"/>
    <w:rsid w:val="00C16AB2"/>
    <w:rsid w:val="00C21241"/>
    <w:rsid w:val="00C24AA5"/>
    <w:rsid w:val="00C24CED"/>
    <w:rsid w:val="00C24D73"/>
    <w:rsid w:val="00C268BF"/>
    <w:rsid w:val="00C3015D"/>
    <w:rsid w:val="00C3359C"/>
    <w:rsid w:val="00C34ED9"/>
    <w:rsid w:val="00C36955"/>
    <w:rsid w:val="00C3765E"/>
    <w:rsid w:val="00C41D07"/>
    <w:rsid w:val="00C46B17"/>
    <w:rsid w:val="00C512F6"/>
    <w:rsid w:val="00C51A21"/>
    <w:rsid w:val="00C5274A"/>
    <w:rsid w:val="00C52DAE"/>
    <w:rsid w:val="00C55076"/>
    <w:rsid w:val="00C57C46"/>
    <w:rsid w:val="00C612EC"/>
    <w:rsid w:val="00C621FE"/>
    <w:rsid w:val="00C6325B"/>
    <w:rsid w:val="00C63CFF"/>
    <w:rsid w:val="00C63FAA"/>
    <w:rsid w:val="00C64001"/>
    <w:rsid w:val="00C66047"/>
    <w:rsid w:val="00C70355"/>
    <w:rsid w:val="00C703E4"/>
    <w:rsid w:val="00C706DE"/>
    <w:rsid w:val="00C70AC8"/>
    <w:rsid w:val="00C722AB"/>
    <w:rsid w:val="00C7258E"/>
    <w:rsid w:val="00C72D29"/>
    <w:rsid w:val="00C74F3D"/>
    <w:rsid w:val="00C76626"/>
    <w:rsid w:val="00C8012C"/>
    <w:rsid w:val="00C815F5"/>
    <w:rsid w:val="00C81743"/>
    <w:rsid w:val="00C85BFB"/>
    <w:rsid w:val="00C86615"/>
    <w:rsid w:val="00C8685A"/>
    <w:rsid w:val="00C91E47"/>
    <w:rsid w:val="00C92741"/>
    <w:rsid w:val="00C956D6"/>
    <w:rsid w:val="00C95F4D"/>
    <w:rsid w:val="00C9648B"/>
    <w:rsid w:val="00C97727"/>
    <w:rsid w:val="00C978E3"/>
    <w:rsid w:val="00C97929"/>
    <w:rsid w:val="00CA1AED"/>
    <w:rsid w:val="00CA2074"/>
    <w:rsid w:val="00CA2088"/>
    <w:rsid w:val="00CA2C24"/>
    <w:rsid w:val="00CA3638"/>
    <w:rsid w:val="00CA50A1"/>
    <w:rsid w:val="00CA583B"/>
    <w:rsid w:val="00CA585A"/>
    <w:rsid w:val="00CA5BCB"/>
    <w:rsid w:val="00CA6617"/>
    <w:rsid w:val="00CA7B2D"/>
    <w:rsid w:val="00CB113B"/>
    <w:rsid w:val="00CB3762"/>
    <w:rsid w:val="00CB4562"/>
    <w:rsid w:val="00CC09BF"/>
    <w:rsid w:val="00CC0CC1"/>
    <w:rsid w:val="00CC517B"/>
    <w:rsid w:val="00CC54C5"/>
    <w:rsid w:val="00CC5564"/>
    <w:rsid w:val="00CC6E3E"/>
    <w:rsid w:val="00CC763E"/>
    <w:rsid w:val="00CD011C"/>
    <w:rsid w:val="00CD21C1"/>
    <w:rsid w:val="00CD3D51"/>
    <w:rsid w:val="00CD4B3D"/>
    <w:rsid w:val="00CD5590"/>
    <w:rsid w:val="00CD6236"/>
    <w:rsid w:val="00CD77F6"/>
    <w:rsid w:val="00CE0416"/>
    <w:rsid w:val="00CE0B91"/>
    <w:rsid w:val="00CE0CE9"/>
    <w:rsid w:val="00CE1521"/>
    <w:rsid w:val="00CE17C8"/>
    <w:rsid w:val="00CE18A3"/>
    <w:rsid w:val="00CE1FF2"/>
    <w:rsid w:val="00CE3555"/>
    <w:rsid w:val="00CE3876"/>
    <w:rsid w:val="00CE43D4"/>
    <w:rsid w:val="00CE4719"/>
    <w:rsid w:val="00CE5D7F"/>
    <w:rsid w:val="00CE62EF"/>
    <w:rsid w:val="00CE7691"/>
    <w:rsid w:val="00CE7D39"/>
    <w:rsid w:val="00CF1CE1"/>
    <w:rsid w:val="00CF5E9A"/>
    <w:rsid w:val="00CF62AA"/>
    <w:rsid w:val="00D01063"/>
    <w:rsid w:val="00D04C72"/>
    <w:rsid w:val="00D06037"/>
    <w:rsid w:val="00D0630D"/>
    <w:rsid w:val="00D07323"/>
    <w:rsid w:val="00D10778"/>
    <w:rsid w:val="00D10F8E"/>
    <w:rsid w:val="00D11A5E"/>
    <w:rsid w:val="00D13F50"/>
    <w:rsid w:val="00D1484F"/>
    <w:rsid w:val="00D14B03"/>
    <w:rsid w:val="00D15AC9"/>
    <w:rsid w:val="00D1681C"/>
    <w:rsid w:val="00D17B7B"/>
    <w:rsid w:val="00D17EC7"/>
    <w:rsid w:val="00D20D98"/>
    <w:rsid w:val="00D21B52"/>
    <w:rsid w:val="00D21BA6"/>
    <w:rsid w:val="00D21F85"/>
    <w:rsid w:val="00D2259A"/>
    <w:rsid w:val="00D22D13"/>
    <w:rsid w:val="00D23842"/>
    <w:rsid w:val="00D23E78"/>
    <w:rsid w:val="00D248C7"/>
    <w:rsid w:val="00D2553A"/>
    <w:rsid w:val="00D27C2A"/>
    <w:rsid w:val="00D30FE7"/>
    <w:rsid w:val="00D34635"/>
    <w:rsid w:val="00D3576F"/>
    <w:rsid w:val="00D35A8C"/>
    <w:rsid w:val="00D3693A"/>
    <w:rsid w:val="00D36DF4"/>
    <w:rsid w:val="00D42071"/>
    <w:rsid w:val="00D4257F"/>
    <w:rsid w:val="00D440CF"/>
    <w:rsid w:val="00D44A8C"/>
    <w:rsid w:val="00D44CC9"/>
    <w:rsid w:val="00D45F6D"/>
    <w:rsid w:val="00D461FC"/>
    <w:rsid w:val="00D46C94"/>
    <w:rsid w:val="00D5272C"/>
    <w:rsid w:val="00D52779"/>
    <w:rsid w:val="00D54E43"/>
    <w:rsid w:val="00D55175"/>
    <w:rsid w:val="00D560FD"/>
    <w:rsid w:val="00D621C0"/>
    <w:rsid w:val="00D65D96"/>
    <w:rsid w:val="00D70C6D"/>
    <w:rsid w:val="00D72494"/>
    <w:rsid w:val="00D731B8"/>
    <w:rsid w:val="00D734D3"/>
    <w:rsid w:val="00D74009"/>
    <w:rsid w:val="00D74706"/>
    <w:rsid w:val="00D76330"/>
    <w:rsid w:val="00D76863"/>
    <w:rsid w:val="00D82414"/>
    <w:rsid w:val="00D87CBE"/>
    <w:rsid w:val="00D90CE7"/>
    <w:rsid w:val="00D93DA1"/>
    <w:rsid w:val="00DA1743"/>
    <w:rsid w:val="00DA285F"/>
    <w:rsid w:val="00DA6B08"/>
    <w:rsid w:val="00DA6C58"/>
    <w:rsid w:val="00DA7151"/>
    <w:rsid w:val="00DA7E30"/>
    <w:rsid w:val="00DB1B46"/>
    <w:rsid w:val="00DB236F"/>
    <w:rsid w:val="00DB3411"/>
    <w:rsid w:val="00DB3CCD"/>
    <w:rsid w:val="00DB6D66"/>
    <w:rsid w:val="00DB766C"/>
    <w:rsid w:val="00DC02B4"/>
    <w:rsid w:val="00DC35B5"/>
    <w:rsid w:val="00DC64B6"/>
    <w:rsid w:val="00DD0B6D"/>
    <w:rsid w:val="00DD2BB4"/>
    <w:rsid w:val="00DD5102"/>
    <w:rsid w:val="00DD54B5"/>
    <w:rsid w:val="00DD57B7"/>
    <w:rsid w:val="00DD6B9C"/>
    <w:rsid w:val="00DE1765"/>
    <w:rsid w:val="00DE21B9"/>
    <w:rsid w:val="00DE4F8E"/>
    <w:rsid w:val="00DE662C"/>
    <w:rsid w:val="00DF0B99"/>
    <w:rsid w:val="00DF1A8C"/>
    <w:rsid w:val="00DF22A6"/>
    <w:rsid w:val="00DF26E7"/>
    <w:rsid w:val="00DF4025"/>
    <w:rsid w:val="00DF42DC"/>
    <w:rsid w:val="00E000D4"/>
    <w:rsid w:val="00E0175C"/>
    <w:rsid w:val="00E01BED"/>
    <w:rsid w:val="00E032F7"/>
    <w:rsid w:val="00E04228"/>
    <w:rsid w:val="00E04655"/>
    <w:rsid w:val="00E04BF5"/>
    <w:rsid w:val="00E07928"/>
    <w:rsid w:val="00E1131A"/>
    <w:rsid w:val="00E11BF3"/>
    <w:rsid w:val="00E11FF7"/>
    <w:rsid w:val="00E129D9"/>
    <w:rsid w:val="00E12A5D"/>
    <w:rsid w:val="00E14078"/>
    <w:rsid w:val="00E14274"/>
    <w:rsid w:val="00E1427D"/>
    <w:rsid w:val="00E15232"/>
    <w:rsid w:val="00E16178"/>
    <w:rsid w:val="00E16915"/>
    <w:rsid w:val="00E16C50"/>
    <w:rsid w:val="00E20336"/>
    <w:rsid w:val="00E246D7"/>
    <w:rsid w:val="00E24843"/>
    <w:rsid w:val="00E2673C"/>
    <w:rsid w:val="00E27C64"/>
    <w:rsid w:val="00E301C7"/>
    <w:rsid w:val="00E31491"/>
    <w:rsid w:val="00E340C7"/>
    <w:rsid w:val="00E35104"/>
    <w:rsid w:val="00E35886"/>
    <w:rsid w:val="00E37259"/>
    <w:rsid w:val="00E40D5B"/>
    <w:rsid w:val="00E42D4D"/>
    <w:rsid w:val="00E43A13"/>
    <w:rsid w:val="00E44762"/>
    <w:rsid w:val="00E45070"/>
    <w:rsid w:val="00E4691C"/>
    <w:rsid w:val="00E5171A"/>
    <w:rsid w:val="00E51E3D"/>
    <w:rsid w:val="00E53641"/>
    <w:rsid w:val="00E54A35"/>
    <w:rsid w:val="00E56F22"/>
    <w:rsid w:val="00E56FF4"/>
    <w:rsid w:val="00E60968"/>
    <w:rsid w:val="00E60EE7"/>
    <w:rsid w:val="00E63CFF"/>
    <w:rsid w:val="00E65E3F"/>
    <w:rsid w:val="00E6708C"/>
    <w:rsid w:val="00E71D16"/>
    <w:rsid w:val="00E74541"/>
    <w:rsid w:val="00E74A24"/>
    <w:rsid w:val="00E751AD"/>
    <w:rsid w:val="00E77B8B"/>
    <w:rsid w:val="00E828FD"/>
    <w:rsid w:val="00E83497"/>
    <w:rsid w:val="00E90985"/>
    <w:rsid w:val="00E91281"/>
    <w:rsid w:val="00E91997"/>
    <w:rsid w:val="00E921A0"/>
    <w:rsid w:val="00E94293"/>
    <w:rsid w:val="00E95FB4"/>
    <w:rsid w:val="00E964B3"/>
    <w:rsid w:val="00E9678D"/>
    <w:rsid w:val="00EA0890"/>
    <w:rsid w:val="00EA204D"/>
    <w:rsid w:val="00EA21A2"/>
    <w:rsid w:val="00EA3D06"/>
    <w:rsid w:val="00EB0754"/>
    <w:rsid w:val="00EB1425"/>
    <w:rsid w:val="00EB5893"/>
    <w:rsid w:val="00EB59AB"/>
    <w:rsid w:val="00EB5E53"/>
    <w:rsid w:val="00EB6C36"/>
    <w:rsid w:val="00EB7421"/>
    <w:rsid w:val="00EC2916"/>
    <w:rsid w:val="00EC307F"/>
    <w:rsid w:val="00EC4567"/>
    <w:rsid w:val="00EC6FFE"/>
    <w:rsid w:val="00EC7199"/>
    <w:rsid w:val="00EC7CCB"/>
    <w:rsid w:val="00ED49EC"/>
    <w:rsid w:val="00ED4A8A"/>
    <w:rsid w:val="00ED4BCE"/>
    <w:rsid w:val="00ED5DCC"/>
    <w:rsid w:val="00ED7F71"/>
    <w:rsid w:val="00EE13BC"/>
    <w:rsid w:val="00EE1B06"/>
    <w:rsid w:val="00EE2E8C"/>
    <w:rsid w:val="00EE42B0"/>
    <w:rsid w:val="00EE51F3"/>
    <w:rsid w:val="00EE60AE"/>
    <w:rsid w:val="00EE61CE"/>
    <w:rsid w:val="00EE61D5"/>
    <w:rsid w:val="00EF1227"/>
    <w:rsid w:val="00EF349A"/>
    <w:rsid w:val="00EF5685"/>
    <w:rsid w:val="00EF6158"/>
    <w:rsid w:val="00EF6429"/>
    <w:rsid w:val="00F049B4"/>
    <w:rsid w:val="00F04DA8"/>
    <w:rsid w:val="00F04E84"/>
    <w:rsid w:val="00F0691C"/>
    <w:rsid w:val="00F1264C"/>
    <w:rsid w:val="00F13336"/>
    <w:rsid w:val="00F1556C"/>
    <w:rsid w:val="00F15BD5"/>
    <w:rsid w:val="00F15EC8"/>
    <w:rsid w:val="00F200C3"/>
    <w:rsid w:val="00F2095E"/>
    <w:rsid w:val="00F21322"/>
    <w:rsid w:val="00F21654"/>
    <w:rsid w:val="00F22201"/>
    <w:rsid w:val="00F24683"/>
    <w:rsid w:val="00F24C74"/>
    <w:rsid w:val="00F2637D"/>
    <w:rsid w:val="00F266A5"/>
    <w:rsid w:val="00F30003"/>
    <w:rsid w:val="00F3147E"/>
    <w:rsid w:val="00F33733"/>
    <w:rsid w:val="00F34670"/>
    <w:rsid w:val="00F34820"/>
    <w:rsid w:val="00F36B95"/>
    <w:rsid w:val="00F37989"/>
    <w:rsid w:val="00F4070D"/>
    <w:rsid w:val="00F412D0"/>
    <w:rsid w:val="00F41B8A"/>
    <w:rsid w:val="00F439FF"/>
    <w:rsid w:val="00F43E9A"/>
    <w:rsid w:val="00F4433F"/>
    <w:rsid w:val="00F44E71"/>
    <w:rsid w:val="00F45E19"/>
    <w:rsid w:val="00F53EE2"/>
    <w:rsid w:val="00F543C1"/>
    <w:rsid w:val="00F54ACF"/>
    <w:rsid w:val="00F555B6"/>
    <w:rsid w:val="00F600FE"/>
    <w:rsid w:val="00F601BC"/>
    <w:rsid w:val="00F6038A"/>
    <w:rsid w:val="00F60A78"/>
    <w:rsid w:val="00F6668F"/>
    <w:rsid w:val="00F7172C"/>
    <w:rsid w:val="00F72BFD"/>
    <w:rsid w:val="00F7363F"/>
    <w:rsid w:val="00F74BEB"/>
    <w:rsid w:val="00F75CB7"/>
    <w:rsid w:val="00F80253"/>
    <w:rsid w:val="00F82713"/>
    <w:rsid w:val="00F82AB5"/>
    <w:rsid w:val="00F82AE7"/>
    <w:rsid w:val="00F834B5"/>
    <w:rsid w:val="00F841E4"/>
    <w:rsid w:val="00F84CC5"/>
    <w:rsid w:val="00F866BD"/>
    <w:rsid w:val="00F879DA"/>
    <w:rsid w:val="00F92BE7"/>
    <w:rsid w:val="00F92E8E"/>
    <w:rsid w:val="00F9318A"/>
    <w:rsid w:val="00F93548"/>
    <w:rsid w:val="00F96861"/>
    <w:rsid w:val="00F97BE2"/>
    <w:rsid w:val="00FA25F5"/>
    <w:rsid w:val="00FA2D5B"/>
    <w:rsid w:val="00FA43F4"/>
    <w:rsid w:val="00FA4CFC"/>
    <w:rsid w:val="00FA7C38"/>
    <w:rsid w:val="00FB0015"/>
    <w:rsid w:val="00FB07CD"/>
    <w:rsid w:val="00FB0A63"/>
    <w:rsid w:val="00FB5208"/>
    <w:rsid w:val="00FB5281"/>
    <w:rsid w:val="00FB6721"/>
    <w:rsid w:val="00FB683F"/>
    <w:rsid w:val="00FB75B8"/>
    <w:rsid w:val="00FB7881"/>
    <w:rsid w:val="00FC5D3B"/>
    <w:rsid w:val="00FC60FF"/>
    <w:rsid w:val="00FC6FC1"/>
    <w:rsid w:val="00FC745C"/>
    <w:rsid w:val="00FD2FC6"/>
    <w:rsid w:val="00FD3979"/>
    <w:rsid w:val="00FD4C46"/>
    <w:rsid w:val="00FD6FDC"/>
    <w:rsid w:val="00FD7996"/>
    <w:rsid w:val="00FE0933"/>
    <w:rsid w:val="00FE0EAB"/>
    <w:rsid w:val="00FE1DFC"/>
    <w:rsid w:val="00FE2D46"/>
    <w:rsid w:val="00FE45A8"/>
    <w:rsid w:val="00FE4CB9"/>
    <w:rsid w:val="00FE4FA2"/>
    <w:rsid w:val="00FE4FA4"/>
    <w:rsid w:val="00FE5938"/>
    <w:rsid w:val="00FE7B93"/>
    <w:rsid w:val="00FF1D0C"/>
    <w:rsid w:val="00FF2AC6"/>
    <w:rsid w:val="00FF2CFA"/>
    <w:rsid w:val="0482EF9F"/>
    <w:rsid w:val="06449CA0"/>
    <w:rsid w:val="07377B5D"/>
    <w:rsid w:val="07A02876"/>
    <w:rsid w:val="09E5C06E"/>
    <w:rsid w:val="0DE6944C"/>
    <w:rsid w:val="11D18908"/>
    <w:rsid w:val="15A79E59"/>
    <w:rsid w:val="1676CF34"/>
    <w:rsid w:val="17D85A39"/>
    <w:rsid w:val="1976BC66"/>
    <w:rsid w:val="1B8E1DA0"/>
    <w:rsid w:val="1B9FEADC"/>
    <w:rsid w:val="1CCAC5C3"/>
    <w:rsid w:val="1EA76646"/>
    <w:rsid w:val="1FE1E739"/>
    <w:rsid w:val="2113030F"/>
    <w:rsid w:val="249BAC6E"/>
    <w:rsid w:val="25A82947"/>
    <w:rsid w:val="29206886"/>
    <w:rsid w:val="29C42DA8"/>
    <w:rsid w:val="29F420EF"/>
    <w:rsid w:val="2B7FFEDB"/>
    <w:rsid w:val="2C0AC896"/>
    <w:rsid w:val="2C89F61F"/>
    <w:rsid w:val="2CADA7BE"/>
    <w:rsid w:val="2EE78465"/>
    <w:rsid w:val="345A695A"/>
    <w:rsid w:val="36EA7E32"/>
    <w:rsid w:val="3A546948"/>
    <w:rsid w:val="3C8FD6A0"/>
    <w:rsid w:val="3CB96A43"/>
    <w:rsid w:val="3E1ABCA7"/>
    <w:rsid w:val="3E2B1EE4"/>
    <w:rsid w:val="3E9A53B9"/>
    <w:rsid w:val="3EE1BE5A"/>
    <w:rsid w:val="3F924FD6"/>
    <w:rsid w:val="427DBAEF"/>
    <w:rsid w:val="43ED89CE"/>
    <w:rsid w:val="458F3B18"/>
    <w:rsid w:val="4799B056"/>
    <w:rsid w:val="4808FC85"/>
    <w:rsid w:val="48503844"/>
    <w:rsid w:val="486BE43E"/>
    <w:rsid w:val="4A1E226A"/>
    <w:rsid w:val="4C4E230F"/>
    <w:rsid w:val="4D195716"/>
    <w:rsid w:val="4D580E65"/>
    <w:rsid w:val="4EC3D7D8"/>
    <w:rsid w:val="530D1DEB"/>
    <w:rsid w:val="5376F2F0"/>
    <w:rsid w:val="547C6DBE"/>
    <w:rsid w:val="587A88A8"/>
    <w:rsid w:val="5AD4EF9D"/>
    <w:rsid w:val="5D4A4528"/>
    <w:rsid w:val="5D991137"/>
    <w:rsid w:val="602216E1"/>
    <w:rsid w:val="60D770EB"/>
    <w:rsid w:val="6477DAF1"/>
    <w:rsid w:val="647A1626"/>
    <w:rsid w:val="666A4175"/>
    <w:rsid w:val="66A77C95"/>
    <w:rsid w:val="68482B2C"/>
    <w:rsid w:val="6898E2EC"/>
    <w:rsid w:val="6A733C09"/>
    <w:rsid w:val="6C61D786"/>
    <w:rsid w:val="6DE5F4E4"/>
    <w:rsid w:val="6E790218"/>
    <w:rsid w:val="6F40CBE1"/>
    <w:rsid w:val="718AD518"/>
    <w:rsid w:val="7216580C"/>
    <w:rsid w:val="73129E7A"/>
    <w:rsid w:val="73DB680F"/>
    <w:rsid w:val="75CA0C08"/>
    <w:rsid w:val="760968FC"/>
    <w:rsid w:val="76A5AB81"/>
    <w:rsid w:val="784854E4"/>
    <w:rsid w:val="78D7BE69"/>
    <w:rsid w:val="7BB2AD23"/>
    <w:rsid w:val="7CEACEF7"/>
    <w:rsid w:val="7D2B5D4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7E148"/>
  <w15:docId w15:val="{E4F1679C-8401-44A5-8808-3534C1D143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6548"/>
    <w:pPr>
      <w:spacing w:before="240" w:after="240" w:line="360" w:lineRule="auto"/>
      <w:jc w:val="both"/>
    </w:pPr>
    <w:rPr>
      <w:rFonts w:ascii="Arial" w:hAnsi="Arial" w:eastAsia="Times New Roman" w:cs="Times New Roman"/>
      <w:kern w:val="0"/>
      <w:lang w:eastAsia="en-GB"/>
      <w14:ligatures w14:val="none"/>
    </w:rPr>
  </w:style>
  <w:style w:type="paragraph" w:styleId="Heading1">
    <w:name w:val="heading 1"/>
    <w:basedOn w:val="Normal"/>
    <w:next w:val="Normal"/>
    <w:link w:val="Heading1Char"/>
    <w:autoRedefine/>
    <w:uiPriority w:val="9"/>
    <w:qFormat/>
    <w:rsid w:val="00E16915"/>
    <w:pPr>
      <w:keepNext/>
      <w:keepLines/>
      <w:numPr>
        <w:numId w:val="1"/>
      </w:numPr>
      <w:spacing w:before="480" w:after="200"/>
      <w:ind w:right="-472"/>
      <w:jc w:val="left"/>
      <w:outlineLvl w:val="0"/>
    </w:pPr>
    <w:rPr>
      <w:rFonts w:eastAsiaTheme="majorEastAsia" w:cstheme="majorBidi"/>
      <w:b/>
      <w:caps/>
      <w:color w:val="002060"/>
      <w:sz w:val="32"/>
      <w:szCs w:val="40"/>
    </w:rPr>
  </w:style>
  <w:style w:type="paragraph" w:styleId="Heading2">
    <w:name w:val="heading 2"/>
    <w:basedOn w:val="Normal"/>
    <w:next w:val="Normal"/>
    <w:link w:val="Heading2Char"/>
    <w:autoRedefine/>
    <w:uiPriority w:val="9"/>
    <w:unhideWhenUsed/>
    <w:qFormat/>
    <w:rsid w:val="00A64A48"/>
    <w:pPr>
      <w:keepNext/>
      <w:keepLines/>
      <w:numPr>
        <w:ilvl w:val="1"/>
        <w:numId w:val="2"/>
      </w:numPr>
      <w:spacing w:before="280" w:after="200"/>
      <w:outlineLvl w:val="1"/>
    </w:pPr>
    <w:rPr>
      <w:rFonts w:eastAsiaTheme="majorEastAsia" w:cstheme="majorBidi"/>
      <w:b/>
      <w:caps/>
      <w:color w:val="002060"/>
      <w:sz w:val="28"/>
      <w:szCs w:val="32"/>
    </w:rPr>
  </w:style>
  <w:style w:type="paragraph" w:styleId="Heading3">
    <w:name w:val="heading 3"/>
    <w:basedOn w:val="Normal"/>
    <w:next w:val="Normal"/>
    <w:link w:val="Heading3Char"/>
    <w:autoRedefine/>
    <w:uiPriority w:val="9"/>
    <w:unhideWhenUsed/>
    <w:qFormat/>
    <w:rsid w:val="00E964B3"/>
    <w:pPr>
      <w:keepNext/>
      <w:keepLines/>
      <w:numPr>
        <w:ilvl w:val="2"/>
        <w:numId w:val="1"/>
      </w:numPr>
      <w:spacing w:before="280" w:after="200"/>
      <w:ind w:left="1134" w:hanging="850"/>
      <w:outlineLvl w:val="2"/>
    </w:pPr>
    <w:rPr>
      <w:rFonts w:cs="Arial" w:eastAsiaTheme="majorEastAsia"/>
      <w:color w:val="002060"/>
    </w:rPr>
  </w:style>
  <w:style w:type="paragraph" w:styleId="Heading4">
    <w:name w:val="heading 4"/>
    <w:basedOn w:val="Normal"/>
    <w:next w:val="Normal"/>
    <w:link w:val="Heading4Char"/>
    <w:autoRedefine/>
    <w:uiPriority w:val="9"/>
    <w:unhideWhenUsed/>
    <w:qFormat/>
    <w:rsid w:val="00B55937"/>
    <w:pPr>
      <w:keepNext/>
      <w:keepLines/>
      <w:numPr>
        <w:ilvl w:val="3"/>
        <w:numId w:val="1"/>
      </w:numPr>
      <w:spacing w:before="80" w:after="40"/>
      <w:outlineLvl w:val="3"/>
    </w:pPr>
    <w:rPr>
      <w:rFonts w:eastAsiaTheme="majorEastAsia" w:cstheme="majorBidi"/>
      <w:b/>
      <w:bCs/>
      <w:color w:val="002060"/>
      <w:sz w:val="28"/>
      <w:szCs w:val="28"/>
    </w:rPr>
  </w:style>
  <w:style w:type="paragraph" w:styleId="Heading5">
    <w:name w:val="heading 5"/>
    <w:basedOn w:val="Normal"/>
    <w:next w:val="Normal"/>
    <w:link w:val="Heading5Char"/>
    <w:uiPriority w:val="9"/>
    <w:semiHidden/>
    <w:unhideWhenUsed/>
    <w:qFormat/>
    <w:rsid w:val="001E1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0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6915"/>
    <w:rPr>
      <w:rFonts w:ascii="Arial" w:hAnsi="Arial" w:eastAsiaTheme="majorEastAsia" w:cstheme="majorBidi"/>
      <w:b/>
      <w:caps/>
      <w:color w:val="002060"/>
      <w:kern w:val="0"/>
      <w:sz w:val="32"/>
      <w:szCs w:val="40"/>
      <w:lang w:eastAsia="en-GB"/>
      <w14:ligatures w14:val="none"/>
    </w:rPr>
  </w:style>
  <w:style w:type="character" w:styleId="Heading2Char" w:customStyle="1">
    <w:name w:val="Heading 2 Char"/>
    <w:basedOn w:val="DefaultParagraphFont"/>
    <w:link w:val="Heading2"/>
    <w:uiPriority w:val="9"/>
    <w:rsid w:val="00A64A48"/>
    <w:rPr>
      <w:rFonts w:ascii="Arial" w:hAnsi="Arial" w:eastAsiaTheme="majorEastAsia" w:cstheme="majorBidi"/>
      <w:b/>
      <w:caps/>
      <w:color w:val="002060"/>
      <w:kern w:val="0"/>
      <w:sz w:val="28"/>
      <w:szCs w:val="32"/>
      <w:lang w:eastAsia="en-GB"/>
      <w14:ligatures w14:val="none"/>
    </w:rPr>
  </w:style>
  <w:style w:type="character" w:styleId="Heading3Char" w:customStyle="1">
    <w:name w:val="Heading 3 Char"/>
    <w:basedOn w:val="DefaultParagraphFont"/>
    <w:link w:val="Heading3"/>
    <w:uiPriority w:val="9"/>
    <w:rsid w:val="00E964B3"/>
    <w:rPr>
      <w:rFonts w:ascii="Arial" w:hAnsi="Arial" w:cs="Arial" w:eastAsiaTheme="majorEastAsia"/>
      <w:color w:val="002060"/>
      <w:kern w:val="0"/>
      <w:lang w:eastAsia="en-GB"/>
      <w14:ligatures w14:val="none"/>
    </w:rPr>
  </w:style>
  <w:style w:type="character" w:styleId="Heading4Char" w:customStyle="1">
    <w:name w:val="Heading 4 Char"/>
    <w:basedOn w:val="DefaultParagraphFont"/>
    <w:link w:val="Heading4"/>
    <w:uiPriority w:val="9"/>
    <w:rsid w:val="00B55937"/>
    <w:rPr>
      <w:rFonts w:ascii="Arial" w:hAnsi="Arial" w:eastAsiaTheme="majorEastAsia" w:cstheme="majorBidi"/>
      <w:b/>
      <w:bCs/>
      <w:color w:val="002060"/>
      <w:kern w:val="0"/>
      <w:sz w:val="28"/>
      <w:szCs w:val="28"/>
      <w:lang w:eastAsia="en-GB"/>
      <w14:ligatures w14:val="none"/>
    </w:rPr>
  </w:style>
  <w:style w:type="character" w:styleId="Heading5Char" w:customStyle="1">
    <w:name w:val="Heading 5 Char"/>
    <w:basedOn w:val="DefaultParagraphFont"/>
    <w:link w:val="Heading5"/>
    <w:uiPriority w:val="9"/>
    <w:semiHidden/>
    <w:rsid w:val="001E110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11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11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11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110E"/>
    <w:rPr>
      <w:rFonts w:eastAsiaTheme="majorEastAsia" w:cstheme="majorBidi"/>
      <w:color w:val="272727" w:themeColor="text1" w:themeTint="D8"/>
    </w:rPr>
  </w:style>
  <w:style w:type="paragraph" w:styleId="Title">
    <w:name w:val="Title"/>
    <w:basedOn w:val="Normal"/>
    <w:next w:val="Normal"/>
    <w:link w:val="TitleChar"/>
    <w:uiPriority w:val="10"/>
    <w:qFormat/>
    <w:rsid w:val="001E110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E11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110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0E"/>
    <w:pPr>
      <w:spacing w:before="160"/>
      <w:jc w:val="center"/>
    </w:pPr>
    <w:rPr>
      <w:i/>
      <w:iCs/>
      <w:color w:val="404040" w:themeColor="text1" w:themeTint="BF"/>
    </w:rPr>
  </w:style>
  <w:style w:type="character" w:styleId="QuoteChar" w:customStyle="1">
    <w:name w:val="Quote Char"/>
    <w:basedOn w:val="DefaultParagraphFont"/>
    <w:link w:val="Quote"/>
    <w:uiPriority w:val="29"/>
    <w:rsid w:val="001E110E"/>
    <w:rPr>
      <w:i/>
      <w:iCs/>
      <w:color w:val="404040" w:themeColor="text1" w:themeTint="BF"/>
    </w:rPr>
  </w:style>
  <w:style w:type="paragraph" w:styleId="ListParagraph">
    <w:name w:val="List Paragraph"/>
    <w:aliases w:val="Body text,List Paragraph1,normal"/>
    <w:basedOn w:val="Normal"/>
    <w:link w:val="ListParagraphChar"/>
    <w:uiPriority w:val="34"/>
    <w:qFormat/>
    <w:rsid w:val="001E110E"/>
    <w:pPr>
      <w:ind w:left="720"/>
      <w:contextualSpacing/>
    </w:pPr>
  </w:style>
  <w:style w:type="character" w:styleId="IntenseEmphasis">
    <w:name w:val="Intense Emphasis"/>
    <w:basedOn w:val="DefaultParagraphFont"/>
    <w:uiPriority w:val="21"/>
    <w:qFormat/>
    <w:rsid w:val="001E110E"/>
    <w:rPr>
      <w:i/>
      <w:iCs/>
      <w:color w:val="0F4761" w:themeColor="accent1" w:themeShade="BF"/>
    </w:rPr>
  </w:style>
  <w:style w:type="paragraph" w:styleId="IntenseQuote">
    <w:name w:val="Intense Quote"/>
    <w:basedOn w:val="Normal"/>
    <w:next w:val="Normal"/>
    <w:link w:val="IntenseQuoteChar"/>
    <w:uiPriority w:val="30"/>
    <w:qFormat/>
    <w:rsid w:val="001E110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E110E"/>
    <w:rPr>
      <w:i/>
      <w:iCs/>
      <w:color w:val="0F4761" w:themeColor="accent1" w:themeShade="BF"/>
    </w:rPr>
  </w:style>
  <w:style w:type="character" w:styleId="IntenseReference">
    <w:name w:val="Intense Reference"/>
    <w:basedOn w:val="DefaultParagraphFont"/>
    <w:uiPriority w:val="32"/>
    <w:qFormat/>
    <w:rsid w:val="001E110E"/>
    <w:rPr>
      <w:b/>
      <w:bCs/>
      <w:smallCaps/>
      <w:color w:val="0F4761" w:themeColor="accent1" w:themeShade="BF"/>
      <w:spacing w:val="5"/>
    </w:rPr>
  </w:style>
  <w:style w:type="paragraph" w:styleId="TOCHeading">
    <w:name w:val="TOC Heading"/>
    <w:basedOn w:val="Heading1"/>
    <w:next w:val="Normal"/>
    <w:uiPriority w:val="39"/>
    <w:unhideWhenUsed/>
    <w:qFormat/>
    <w:rsid w:val="00DF22A6"/>
    <w:pPr>
      <w:spacing w:before="240" w:after="0" w:line="259" w:lineRule="auto"/>
      <w:outlineLvl w:val="9"/>
    </w:pPr>
    <w:rPr>
      <w:szCs w:val="32"/>
      <w:lang w:val="en-US"/>
    </w:rPr>
  </w:style>
  <w:style w:type="paragraph" w:styleId="TOC1">
    <w:name w:val="toc 1"/>
    <w:basedOn w:val="Normal"/>
    <w:next w:val="Normal"/>
    <w:autoRedefine/>
    <w:uiPriority w:val="39"/>
    <w:unhideWhenUsed/>
    <w:rsid w:val="00DF22A6"/>
    <w:pPr>
      <w:spacing w:after="100"/>
    </w:pPr>
  </w:style>
  <w:style w:type="paragraph" w:styleId="TOC2">
    <w:name w:val="toc 2"/>
    <w:basedOn w:val="Normal"/>
    <w:next w:val="Normal"/>
    <w:autoRedefine/>
    <w:uiPriority w:val="39"/>
    <w:unhideWhenUsed/>
    <w:rsid w:val="000E5ED2"/>
    <w:pPr>
      <w:tabs>
        <w:tab w:val="left" w:pos="960"/>
        <w:tab w:val="right" w:leader="dot" w:pos="10196"/>
      </w:tabs>
      <w:spacing w:after="100"/>
      <w:ind w:left="240" w:firstLine="186"/>
    </w:pPr>
  </w:style>
  <w:style w:type="character" w:styleId="Hyperlink">
    <w:name w:val="Hyperlink"/>
    <w:basedOn w:val="DefaultParagraphFont"/>
    <w:uiPriority w:val="99"/>
    <w:unhideWhenUsed/>
    <w:rsid w:val="00DF22A6"/>
    <w:rPr>
      <w:color w:val="467886" w:themeColor="hyperlink"/>
      <w:u w:val="single"/>
    </w:rPr>
  </w:style>
  <w:style w:type="paragraph" w:styleId="TOC3">
    <w:name w:val="toc 3"/>
    <w:basedOn w:val="Normal"/>
    <w:next w:val="Normal"/>
    <w:autoRedefine/>
    <w:uiPriority w:val="39"/>
    <w:unhideWhenUsed/>
    <w:rsid w:val="00957249"/>
    <w:pPr>
      <w:spacing w:after="100"/>
      <w:ind w:left="480"/>
    </w:pPr>
  </w:style>
  <w:style w:type="paragraph" w:styleId="Header">
    <w:name w:val="header"/>
    <w:basedOn w:val="Normal"/>
    <w:link w:val="HeaderChar"/>
    <w:uiPriority w:val="99"/>
    <w:unhideWhenUsed/>
    <w:rsid w:val="00DD54B5"/>
    <w:pPr>
      <w:tabs>
        <w:tab w:val="center" w:pos="4513"/>
        <w:tab w:val="right" w:pos="9026"/>
      </w:tabs>
    </w:pPr>
  </w:style>
  <w:style w:type="character" w:styleId="HeaderChar" w:customStyle="1">
    <w:name w:val="Header Char"/>
    <w:basedOn w:val="DefaultParagraphFont"/>
    <w:link w:val="Header"/>
    <w:uiPriority w:val="99"/>
    <w:rsid w:val="00DD54B5"/>
  </w:style>
  <w:style w:type="paragraph" w:styleId="Footer">
    <w:name w:val="footer"/>
    <w:basedOn w:val="Normal"/>
    <w:link w:val="FooterChar"/>
    <w:uiPriority w:val="99"/>
    <w:unhideWhenUsed/>
    <w:rsid w:val="00DD54B5"/>
    <w:pPr>
      <w:tabs>
        <w:tab w:val="center" w:pos="4513"/>
        <w:tab w:val="right" w:pos="9026"/>
      </w:tabs>
    </w:pPr>
  </w:style>
  <w:style w:type="character" w:styleId="FooterChar" w:customStyle="1">
    <w:name w:val="Footer Char"/>
    <w:basedOn w:val="DefaultParagraphFont"/>
    <w:link w:val="Footer"/>
    <w:uiPriority w:val="99"/>
    <w:rsid w:val="00DD54B5"/>
  </w:style>
  <w:style w:type="paragraph" w:styleId="NormalWeb">
    <w:name w:val="Normal (Web)"/>
    <w:basedOn w:val="Normal"/>
    <w:uiPriority w:val="99"/>
    <w:unhideWhenUsed/>
    <w:rsid w:val="00F44E71"/>
    <w:pPr>
      <w:spacing w:before="100" w:beforeAutospacing="1" w:after="100" w:afterAutospacing="1"/>
    </w:pPr>
    <w:rPr>
      <w:lang w:eastAsia="en-ZA"/>
    </w:rPr>
  </w:style>
  <w:style w:type="paragraph" w:styleId="TOC4">
    <w:name w:val="toc 4"/>
    <w:basedOn w:val="Normal"/>
    <w:next w:val="Normal"/>
    <w:autoRedefine/>
    <w:uiPriority w:val="39"/>
    <w:unhideWhenUsed/>
    <w:rsid w:val="00A97B77"/>
    <w:pPr>
      <w:spacing w:after="100"/>
      <w:ind w:left="720"/>
    </w:pPr>
    <w:rPr>
      <w:rFonts w:eastAsiaTheme="minorEastAsia"/>
    </w:rPr>
  </w:style>
  <w:style w:type="paragraph" w:styleId="TOC5">
    <w:name w:val="toc 5"/>
    <w:basedOn w:val="Normal"/>
    <w:next w:val="Normal"/>
    <w:autoRedefine/>
    <w:uiPriority w:val="39"/>
    <w:unhideWhenUsed/>
    <w:rsid w:val="00A97B77"/>
    <w:pPr>
      <w:spacing w:after="100"/>
      <w:ind w:left="960"/>
    </w:pPr>
    <w:rPr>
      <w:rFonts w:eastAsiaTheme="minorEastAsia"/>
    </w:rPr>
  </w:style>
  <w:style w:type="paragraph" w:styleId="TOC6">
    <w:name w:val="toc 6"/>
    <w:basedOn w:val="Normal"/>
    <w:next w:val="Normal"/>
    <w:autoRedefine/>
    <w:uiPriority w:val="39"/>
    <w:unhideWhenUsed/>
    <w:rsid w:val="00A97B77"/>
    <w:pPr>
      <w:spacing w:after="100"/>
      <w:ind w:left="1200"/>
    </w:pPr>
    <w:rPr>
      <w:rFonts w:eastAsiaTheme="minorEastAsia"/>
    </w:rPr>
  </w:style>
  <w:style w:type="paragraph" w:styleId="TOC7">
    <w:name w:val="toc 7"/>
    <w:basedOn w:val="Normal"/>
    <w:next w:val="Normal"/>
    <w:autoRedefine/>
    <w:uiPriority w:val="39"/>
    <w:unhideWhenUsed/>
    <w:rsid w:val="00A97B77"/>
    <w:pPr>
      <w:spacing w:after="100"/>
      <w:ind w:left="1440"/>
    </w:pPr>
    <w:rPr>
      <w:rFonts w:eastAsiaTheme="minorEastAsia"/>
    </w:rPr>
  </w:style>
  <w:style w:type="paragraph" w:styleId="TOC8">
    <w:name w:val="toc 8"/>
    <w:basedOn w:val="Normal"/>
    <w:next w:val="Normal"/>
    <w:autoRedefine/>
    <w:uiPriority w:val="39"/>
    <w:unhideWhenUsed/>
    <w:rsid w:val="00A97B77"/>
    <w:pPr>
      <w:spacing w:after="100"/>
      <w:ind w:left="1680"/>
    </w:pPr>
    <w:rPr>
      <w:rFonts w:eastAsiaTheme="minorEastAsia"/>
    </w:rPr>
  </w:style>
  <w:style w:type="paragraph" w:styleId="TOC9">
    <w:name w:val="toc 9"/>
    <w:basedOn w:val="Normal"/>
    <w:next w:val="Normal"/>
    <w:autoRedefine/>
    <w:uiPriority w:val="39"/>
    <w:unhideWhenUsed/>
    <w:rsid w:val="00A97B77"/>
    <w:pPr>
      <w:spacing w:after="100"/>
      <w:ind w:left="1920"/>
    </w:pPr>
    <w:rPr>
      <w:rFonts w:eastAsiaTheme="minorEastAsia"/>
    </w:rPr>
  </w:style>
  <w:style w:type="character" w:styleId="UnresolvedMention1" w:customStyle="1">
    <w:name w:val="Unresolved Mention1"/>
    <w:basedOn w:val="DefaultParagraphFont"/>
    <w:uiPriority w:val="99"/>
    <w:semiHidden/>
    <w:unhideWhenUsed/>
    <w:rsid w:val="00A97B77"/>
    <w:rPr>
      <w:color w:val="605E5C"/>
      <w:shd w:val="clear" w:color="auto" w:fill="E1DFDD"/>
    </w:rPr>
  </w:style>
  <w:style w:type="paragraph" w:styleId="Revision">
    <w:name w:val="Revision"/>
    <w:hidden/>
    <w:uiPriority w:val="99"/>
    <w:semiHidden/>
    <w:rsid w:val="00FA2D5B"/>
    <w:pPr>
      <w:spacing w:after="0" w:line="240" w:lineRule="auto"/>
    </w:pPr>
  </w:style>
  <w:style w:type="character" w:styleId="ListParagraphChar" w:customStyle="1">
    <w:name w:val="List Paragraph Char"/>
    <w:aliases w:val="Body text Char,List Paragraph1 Char,normal Char"/>
    <w:link w:val="ListParagraph"/>
    <w:uiPriority w:val="34"/>
    <w:locked/>
    <w:rsid w:val="00D70C6D"/>
  </w:style>
  <w:style w:type="paragraph" w:styleId="CommentText">
    <w:name w:val="Comment Text"/>
    <w:basedOn w:val="Normal"/>
    <w:link w:val="CommentTextChar"/>
    <w:uiPriority w:val="99"/>
    <w:unhideWhenUsed/>
    <w:rsid w:val="004A77EB"/>
    <w:rPr>
      <w:sz w:val="20"/>
      <w:szCs w:val="20"/>
    </w:rPr>
  </w:style>
  <w:style w:type="character" w:styleId="CommentTextChar" w:customStyle="1">
    <w:name w:val="Comment Text Char"/>
    <w:basedOn w:val="DefaultParagraphFont"/>
    <w:link w:val="CommentText"/>
    <w:uiPriority w:val="99"/>
    <w:rsid w:val="004A77EB"/>
    <w:rPr>
      <w:sz w:val="20"/>
      <w:szCs w:val="20"/>
    </w:rPr>
  </w:style>
  <w:style w:type="paragraph" w:styleId="CommentSubject">
    <w:name w:val="Comment Subject"/>
    <w:basedOn w:val="CommentText"/>
    <w:next w:val="CommentText"/>
    <w:link w:val="CommentSubjectChar"/>
    <w:uiPriority w:val="99"/>
    <w:semiHidden/>
    <w:unhideWhenUsed/>
    <w:rsid w:val="004A77EB"/>
    <w:rPr>
      <w:b/>
      <w:bCs/>
    </w:rPr>
  </w:style>
  <w:style w:type="character" w:styleId="CommentSubjectChar" w:customStyle="1">
    <w:name w:val="Comment Subject Char"/>
    <w:basedOn w:val="CommentTextChar"/>
    <w:link w:val="CommentSubject"/>
    <w:uiPriority w:val="99"/>
    <w:semiHidden/>
    <w:rsid w:val="004A77EB"/>
    <w:rPr>
      <w:rFonts w:ascii="Times New Roman" w:hAnsi="Times New Roman" w:eastAsia="Times New Roman" w:cs="Times New Roman"/>
      <w:b/>
      <w:bCs/>
      <w:kern w:val="0"/>
      <w:sz w:val="20"/>
      <w:szCs w:val="20"/>
      <w14:ligatures w14:val="none"/>
    </w:rPr>
  </w:style>
  <w:style w:type="character" w:styleId="apple-converted-space" w:customStyle="1">
    <w:name w:val="apple-converted-space"/>
    <w:basedOn w:val="DefaultParagraphFont"/>
    <w:rsid w:val="00456468"/>
  </w:style>
  <w:style w:type="table" w:styleId="TableGrid">
    <w:name w:val="Table Grid"/>
    <w:basedOn w:val="TableNormal"/>
    <w:uiPriority w:val="59"/>
    <w:rsid w:val="00255B3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BB3F72"/>
    <w:rPr>
      <w:b/>
      <w:bCs/>
    </w:rPr>
  </w:style>
  <w:style w:type="table" w:styleId="TableGrid1" w:customStyle="1">
    <w:name w:val="Table Grid1"/>
    <w:basedOn w:val="TableNormal"/>
    <w:next w:val="TableGrid"/>
    <w:uiPriority w:val="59"/>
    <w:rsid w:val="00D06037"/>
    <w:pPr>
      <w:spacing w:after="0" w:line="240" w:lineRule="auto"/>
    </w:pPr>
    <w:rPr>
      <w:rFonts w:ascii="Times New Roman" w:hAnsi="Times New Roman" w:eastAsia="Times New Roman" w:cs="Times New Roman"/>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AA3428"/>
    <w:pPr>
      <w:spacing w:after="200"/>
    </w:pPr>
    <w:rPr>
      <w:i/>
      <w:iCs/>
      <w:color w:val="0E2841" w:themeColor="text2"/>
      <w:sz w:val="18"/>
      <w:szCs w:val="18"/>
    </w:rPr>
  </w:style>
  <w:style w:type="table" w:styleId="TableGrid2" w:customStyle="1">
    <w:name w:val="Table Grid2"/>
    <w:basedOn w:val="TableNormal"/>
    <w:next w:val="TableGrid"/>
    <w:uiPriority w:val="39"/>
    <w:rsid w:val="00D560FD"/>
    <w:pPr>
      <w:spacing w:after="0" w:line="240" w:lineRule="auto"/>
    </w:pPr>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11" w:customStyle="1">
    <w:name w:val="Grid Table 5 Dark - Accent 11"/>
    <w:basedOn w:val="TableNormal"/>
    <w:next w:val="GridTable5Dark-Accent12"/>
    <w:uiPriority w:val="50"/>
    <w:rsid w:val="007C6379"/>
    <w:pPr>
      <w:spacing w:after="0" w:line="240" w:lineRule="auto"/>
    </w:pPr>
    <w:rPr>
      <w:kern w:val="0"/>
      <w:sz w:val="22"/>
      <w:szCs w:val="22"/>
      <w:lang w:val="en-US"/>
      <w14:ligatures w14:val="none"/>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12" w:customStyle="1">
    <w:name w:val="Grid Table 5 Dark - Accent 12"/>
    <w:basedOn w:val="TableNormal"/>
    <w:uiPriority w:val="50"/>
    <w:rsid w:val="007C6379"/>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12" w:customStyle="1">
    <w:name w:val="Table Grid12"/>
    <w:basedOn w:val="TableNormal"/>
    <w:next w:val="TableGrid"/>
    <w:uiPriority w:val="59"/>
    <w:rsid w:val="00B821CB"/>
    <w:pPr>
      <w:spacing w:after="0" w:line="240" w:lineRule="auto"/>
    </w:pPr>
    <w:rPr>
      <w:rFonts w:ascii="Times New Roman" w:hAnsi="Times New Roman" w:eastAsia="Times New Roman" w:cs="Times New Roman"/>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3" w:customStyle="1">
    <w:name w:val="Table Grid13"/>
    <w:basedOn w:val="TableNormal"/>
    <w:next w:val="TableGrid"/>
    <w:uiPriority w:val="59"/>
    <w:rsid w:val="00B821CB"/>
    <w:pPr>
      <w:spacing w:after="0" w:line="240" w:lineRule="auto"/>
    </w:pPr>
    <w:rPr>
      <w:rFonts w:ascii="Times New Roman" w:hAnsi="Times New Roman" w:eastAsia="Times New Roman" w:cs="Times New Roman"/>
      <w:kern w:val="0"/>
      <w:sz w:val="20"/>
      <w:szCs w:val="2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1" w:customStyle="1">
    <w:name w:val="Grid Table 41"/>
    <w:basedOn w:val="TableNormal"/>
    <w:uiPriority w:val="49"/>
    <w:rsid w:val="006F21C7"/>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1" w:customStyle="1">
    <w:name w:val="Grid Table 5 Dark1"/>
    <w:basedOn w:val="TableNormal"/>
    <w:uiPriority w:val="50"/>
    <w:rsid w:val="00287637"/>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Accent11" w:customStyle="1">
    <w:name w:val="Grid Table 6 Colorful - Accent 11"/>
    <w:basedOn w:val="TableNormal"/>
    <w:next w:val="GridTable6Colorful-Accent12"/>
    <w:uiPriority w:val="51"/>
    <w:rsid w:val="0089185B"/>
    <w:pPr>
      <w:spacing w:after="0" w:line="240" w:lineRule="auto"/>
    </w:pPr>
    <w:rPr>
      <w:color w:val="2F5496"/>
      <w:kern w:val="0"/>
      <w:sz w:val="22"/>
      <w:szCs w:val="22"/>
      <w:lang w:val="en-US"/>
      <w14:ligatures w14:val="none"/>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rPr>
      <w:tblPr/>
      <w:tcPr>
        <w:tcBorders>
          <w:bottom w:val="single" w:color="8EAADB" w:sz="12" w:space="0"/>
        </w:tcBorders>
      </w:tcPr>
    </w:tblStylePr>
    <w:tblStylePr w:type="lastRow">
      <w:rPr>
        <w:b/>
        <w:bCs/>
      </w:rPr>
      <w:tblPr/>
      <w:tcPr>
        <w:tcBorders>
          <w:top w:val="double" w:color="8EAADB"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2" w:customStyle="1">
    <w:name w:val="Grid Table 6 Colorful - Accent 12"/>
    <w:basedOn w:val="TableNormal"/>
    <w:uiPriority w:val="51"/>
    <w:rsid w:val="0089185B"/>
    <w:pPr>
      <w:spacing w:after="0" w:line="240" w:lineRule="auto"/>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3" w:customStyle="1">
    <w:name w:val="Table Grid3"/>
    <w:basedOn w:val="TableNormal"/>
    <w:next w:val="TableGrid"/>
    <w:uiPriority w:val="59"/>
    <w:rsid w:val="00DB6D66"/>
    <w:pPr>
      <w:spacing w:after="0" w:line="240" w:lineRule="auto"/>
    </w:pPr>
    <w:rPr>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854383"/>
    <w:pPr>
      <w:autoSpaceDE w:val="0"/>
      <w:autoSpaceDN w:val="0"/>
      <w:adjustRightInd w:val="0"/>
      <w:spacing w:after="0" w:line="240" w:lineRule="auto"/>
    </w:pPr>
    <w:rPr>
      <w:rFonts w:ascii="Calibri" w:hAnsi="Calibri" w:cs="Calibri"/>
      <w:color w:val="000000"/>
      <w:kern w:val="0"/>
    </w:rPr>
  </w:style>
  <w:style w:type="paragraph" w:styleId="TableofFigures">
    <w:name w:val="table of figures"/>
    <w:basedOn w:val="Normal"/>
    <w:next w:val="Normal"/>
    <w:uiPriority w:val="99"/>
    <w:unhideWhenUsed/>
    <w:rsid w:val="00202729"/>
    <w:pPr>
      <w:spacing w:after="0"/>
    </w:pPr>
  </w:style>
  <w:style w:type="paragraph" w:styleId="BalloonText">
    <w:name w:val="Balloon Text"/>
    <w:basedOn w:val="Normal"/>
    <w:link w:val="BalloonTextChar"/>
    <w:uiPriority w:val="99"/>
    <w:semiHidden/>
    <w:unhideWhenUsed/>
    <w:rsid w:val="00BF746E"/>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F746E"/>
    <w:rPr>
      <w:rFonts w:ascii="Tahoma" w:hAnsi="Tahoma" w:eastAsia="Times New Roman" w:cs="Tahoma"/>
      <w:kern w:val="0"/>
      <w:sz w:val="16"/>
      <w:szCs w:val="16"/>
      <w:lang w:eastAsia="en-GB"/>
      <w14:ligatures w14:val="none"/>
    </w:rPr>
  </w:style>
  <w:style w:type="character" w:styleId="UnresolvedMention">
    <w:name w:val="Unresolved Mention"/>
    <w:basedOn w:val="DefaultParagraphFont"/>
    <w:uiPriority w:val="99"/>
    <w:semiHidden/>
    <w:unhideWhenUsed/>
    <w:rsid w:val="006E23D7"/>
    <w:rPr>
      <w:color w:val="605E5C"/>
      <w:shd w:val="clear" w:color="auto" w:fill="E1DFDD"/>
    </w:rPr>
  </w:style>
  <w:style w:type="numbering" w:styleId="CurrentList1" w:customStyle="1">
    <w:name w:val="Current List1"/>
    <w:uiPriority w:val="99"/>
    <w:rsid w:val="00A64A48"/>
    <w:pPr>
      <w:numPr>
        <w:numId w:val="3"/>
      </w:numPr>
    </w:pPr>
  </w:style>
  <w:style w:type="character" w:styleId="CommentReference">
    <w:name w:val="Comment Reference"/>
    <w:basedOn w:val="DefaultParagraphFont"/>
    <w:uiPriority w:val="99"/>
    <w:semiHidden/>
    <w:unhideWhenUsed/>
    <w:rsid w:val="004C07A1"/>
    <w:rPr>
      <w:sz w:val="16"/>
      <w:szCs w:val="16"/>
    </w:rPr>
  </w:style>
  <w:style w:type="character" w:styleId="Mention">
    <w:name w:val="Mention"/>
    <w:basedOn w:val="DefaultParagraphFont"/>
    <w:uiPriority w:val="99"/>
    <w:unhideWhenUsed/>
    <w:rsid w:val="001057A4"/>
    <w:rPr>
      <w:color w:val="2B579A"/>
      <w:shd w:val="clear" w:color="auto" w:fill="E1DFDD"/>
    </w:rPr>
  </w:style>
  <w:style w:type="paragraph" w:styleId="NoSpacing">
    <w:name w:val="No Spacing"/>
    <w:uiPriority w:val="1"/>
    <w:qFormat/>
    <w:rsid w:val="00D45F6D"/>
    <w:pPr>
      <w:spacing w:after="0" w:line="240" w:lineRule="auto"/>
      <w:jc w:val="both"/>
    </w:pPr>
    <w:rPr>
      <w:rFonts w:ascii="Arial" w:hAnsi="Arial"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27">
      <w:bodyDiv w:val="1"/>
      <w:marLeft w:val="0"/>
      <w:marRight w:val="0"/>
      <w:marTop w:val="0"/>
      <w:marBottom w:val="0"/>
      <w:divBdr>
        <w:top w:val="none" w:sz="0" w:space="0" w:color="auto"/>
        <w:left w:val="none" w:sz="0" w:space="0" w:color="auto"/>
        <w:bottom w:val="none" w:sz="0" w:space="0" w:color="auto"/>
        <w:right w:val="none" w:sz="0" w:space="0" w:color="auto"/>
      </w:divBdr>
    </w:div>
    <w:div w:id="3941804">
      <w:bodyDiv w:val="1"/>
      <w:marLeft w:val="0"/>
      <w:marRight w:val="0"/>
      <w:marTop w:val="0"/>
      <w:marBottom w:val="0"/>
      <w:divBdr>
        <w:top w:val="none" w:sz="0" w:space="0" w:color="auto"/>
        <w:left w:val="none" w:sz="0" w:space="0" w:color="auto"/>
        <w:bottom w:val="none" w:sz="0" w:space="0" w:color="auto"/>
        <w:right w:val="none" w:sz="0" w:space="0" w:color="auto"/>
      </w:divBdr>
    </w:div>
    <w:div w:id="13576944">
      <w:bodyDiv w:val="1"/>
      <w:marLeft w:val="0"/>
      <w:marRight w:val="0"/>
      <w:marTop w:val="0"/>
      <w:marBottom w:val="0"/>
      <w:divBdr>
        <w:top w:val="none" w:sz="0" w:space="0" w:color="auto"/>
        <w:left w:val="none" w:sz="0" w:space="0" w:color="auto"/>
        <w:bottom w:val="none" w:sz="0" w:space="0" w:color="auto"/>
        <w:right w:val="none" w:sz="0" w:space="0" w:color="auto"/>
      </w:divBdr>
    </w:div>
    <w:div w:id="31151994">
      <w:bodyDiv w:val="1"/>
      <w:marLeft w:val="0"/>
      <w:marRight w:val="0"/>
      <w:marTop w:val="0"/>
      <w:marBottom w:val="0"/>
      <w:divBdr>
        <w:top w:val="none" w:sz="0" w:space="0" w:color="auto"/>
        <w:left w:val="none" w:sz="0" w:space="0" w:color="auto"/>
        <w:bottom w:val="none" w:sz="0" w:space="0" w:color="auto"/>
        <w:right w:val="none" w:sz="0" w:space="0" w:color="auto"/>
      </w:divBdr>
    </w:div>
    <w:div w:id="31661413">
      <w:bodyDiv w:val="1"/>
      <w:marLeft w:val="0"/>
      <w:marRight w:val="0"/>
      <w:marTop w:val="0"/>
      <w:marBottom w:val="0"/>
      <w:divBdr>
        <w:top w:val="none" w:sz="0" w:space="0" w:color="auto"/>
        <w:left w:val="none" w:sz="0" w:space="0" w:color="auto"/>
        <w:bottom w:val="none" w:sz="0" w:space="0" w:color="auto"/>
        <w:right w:val="none" w:sz="0" w:space="0" w:color="auto"/>
      </w:divBdr>
    </w:div>
    <w:div w:id="34013807">
      <w:bodyDiv w:val="1"/>
      <w:marLeft w:val="0"/>
      <w:marRight w:val="0"/>
      <w:marTop w:val="0"/>
      <w:marBottom w:val="0"/>
      <w:divBdr>
        <w:top w:val="none" w:sz="0" w:space="0" w:color="auto"/>
        <w:left w:val="none" w:sz="0" w:space="0" w:color="auto"/>
        <w:bottom w:val="none" w:sz="0" w:space="0" w:color="auto"/>
        <w:right w:val="none" w:sz="0" w:space="0" w:color="auto"/>
      </w:divBdr>
    </w:div>
    <w:div w:id="59989983">
      <w:bodyDiv w:val="1"/>
      <w:marLeft w:val="0"/>
      <w:marRight w:val="0"/>
      <w:marTop w:val="0"/>
      <w:marBottom w:val="0"/>
      <w:divBdr>
        <w:top w:val="none" w:sz="0" w:space="0" w:color="auto"/>
        <w:left w:val="none" w:sz="0" w:space="0" w:color="auto"/>
        <w:bottom w:val="none" w:sz="0" w:space="0" w:color="auto"/>
        <w:right w:val="none" w:sz="0" w:space="0" w:color="auto"/>
      </w:divBdr>
    </w:div>
    <w:div w:id="65879467">
      <w:bodyDiv w:val="1"/>
      <w:marLeft w:val="0"/>
      <w:marRight w:val="0"/>
      <w:marTop w:val="0"/>
      <w:marBottom w:val="0"/>
      <w:divBdr>
        <w:top w:val="none" w:sz="0" w:space="0" w:color="auto"/>
        <w:left w:val="none" w:sz="0" w:space="0" w:color="auto"/>
        <w:bottom w:val="none" w:sz="0" w:space="0" w:color="auto"/>
        <w:right w:val="none" w:sz="0" w:space="0" w:color="auto"/>
      </w:divBdr>
    </w:div>
    <w:div w:id="69885264">
      <w:bodyDiv w:val="1"/>
      <w:marLeft w:val="0"/>
      <w:marRight w:val="0"/>
      <w:marTop w:val="0"/>
      <w:marBottom w:val="0"/>
      <w:divBdr>
        <w:top w:val="none" w:sz="0" w:space="0" w:color="auto"/>
        <w:left w:val="none" w:sz="0" w:space="0" w:color="auto"/>
        <w:bottom w:val="none" w:sz="0" w:space="0" w:color="auto"/>
        <w:right w:val="none" w:sz="0" w:space="0" w:color="auto"/>
      </w:divBdr>
    </w:div>
    <w:div w:id="76634558">
      <w:bodyDiv w:val="1"/>
      <w:marLeft w:val="0"/>
      <w:marRight w:val="0"/>
      <w:marTop w:val="0"/>
      <w:marBottom w:val="0"/>
      <w:divBdr>
        <w:top w:val="none" w:sz="0" w:space="0" w:color="auto"/>
        <w:left w:val="none" w:sz="0" w:space="0" w:color="auto"/>
        <w:bottom w:val="none" w:sz="0" w:space="0" w:color="auto"/>
        <w:right w:val="none" w:sz="0" w:space="0" w:color="auto"/>
      </w:divBdr>
    </w:div>
    <w:div w:id="89201628">
      <w:bodyDiv w:val="1"/>
      <w:marLeft w:val="0"/>
      <w:marRight w:val="0"/>
      <w:marTop w:val="0"/>
      <w:marBottom w:val="0"/>
      <w:divBdr>
        <w:top w:val="none" w:sz="0" w:space="0" w:color="auto"/>
        <w:left w:val="none" w:sz="0" w:space="0" w:color="auto"/>
        <w:bottom w:val="none" w:sz="0" w:space="0" w:color="auto"/>
        <w:right w:val="none" w:sz="0" w:space="0" w:color="auto"/>
      </w:divBdr>
    </w:div>
    <w:div w:id="90008852">
      <w:bodyDiv w:val="1"/>
      <w:marLeft w:val="0"/>
      <w:marRight w:val="0"/>
      <w:marTop w:val="0"/>
      <w:marBottom w:val="0"/>
      <w:divBdr>
        <w:top w:val="none" w:sz="0" w:space="0" w:color="auto"/>
        <w:left w:val="none" w:sz="0" w:space="0" w:color="auto"/>
        <w:bottom w:val="none" w:sz="0" w:space="0" w:color="auto"/>
        <w:right w:val="none" w:sz="0" w:space="0" w:color="auto"/>
      </w:divBdr>
      <w:divsChild>
        <w:div w:id="812408147">
          <w:marLeft w:val="360"/>
          <w:marRight w:val="0"/>
          <w:marTop w:val="200"/>
          <w:marBottom w:val="160"/>
          <w:divBdr>
            <w:top w:val="none" w:sz="0" w:space="0" w:color="auto"/>
            <w:left w:val="none" w:sz="0" w:space="0" w:color="auto"/>
            <w:bottom w:val="none" w:sz="0" w:space="0" w:color="auto"/>
            <w:right w:val="none" w:sz="0" w:space="0" w:color="auto"/>
          </w:divBdr>
        </w:div>
        <w:div w:id="866797651">
          <w:marLeft w:val="360"/>
          <w:marRight w:val="0"/>
          <w:marTop w:val="200"/>
          <w:marBottom w:val="160"/>
          <w:divBdr>
            <w:top w:val="none" w:sz="0" w:space="0" w:color="auto"/>
            <w:left w:val="none" w:sz="0" w:space="0" w:color="auto"/>
            <w:bottom w:val="none" w:sz="0" w:space="0" w:color="auto"/>
            <w:right w:val="none" w:sz="0" w:space="0" w:color="auto"/>
          </w:divBdr>
        </w:div>
        <w:div w:id="1144808481">
          <w:marLeft w:val="360"/>
          <w:marRight w:val="0"/>
          <w:marTop w:val="200"/>
          <w:marBottom w:val="160"/>
          <w:divBdr>
            <w:top w:val="none" w:sz="0" w:space="0" w:color="auto"/>
            <w:left w:val="none" w:sz="0" w:space="0" w:color="auto"/>
            <w:bottom w:val="none" w:sz="0" w:space="0" w:color="auto"/>
            <w:right w:val="none" w:sz="0" w:space="0" w:color="auto"/>
          </w:divBdr>
        </w:div>
        <w:div w:id="1323970650">
          <w:marLeft w:val="360"/>
          <w:marRight w:val="0"/>
          <w:marTop w:val="200"/>
          <w:marBottom w:val="160"/>
          <w:divBdr>
            <w:top w:val="none" w:sz="0" w:space="0" w:color="auto"/>
            <w:left w:val="none" w:sz="0" w:space="0" w:color="auto"/>
            <w:bottom w:val="none" w:sz="0" w:space="0" w:color="auto"/>
            <w:right w:val="none" w:sz="0" w:space="0" w:color="auto"/>
          </w:divBdr>
        </w:div>
      </w:divsChild>
    </w:div>
    <w:div w:id="106049422">
      <w:bodyDiv w:val="1"/>
      <w:marLeft w:val="0"/>
      <w:marRight w:val="0"/>
      <w:marTop w:val="0"/>
      <w:marBottom w:val="0"/>
      <w:divBdr>
        <w:top w:val="none" w:sz="0" w:space="0" w:color="auto"/>
        <w:left w:val="none" w:sz="0" w:space="0" w:color="auto"/>
        <w:bottom w:val="none" w:sz="0" w:space="0" w:color="auto"/>
        <w:right w:val="none" w:sz="0" w:space="0" w:color="auto"/>
      </w:divBdr>
    </w:div>
    <w:div w:id="126363391">
      <w:bodyDiv w:val="1"/>
      <w:marLeft w:val="0"/>
      <w:marRight w:val="0"/>
      <w:marTop w:val="0"/>
      <w:marBottom w:val="0"/>
      <w:divBdr>
        <w:top w:val="none" w:sz="0" w:space="0" w:color="auto"/>
        <w:left w:val="none" w:sz="0" w:space="0" w:color="auto"/>
        <w:bottom w:val="none" w:sz="0" w:space="0" w:color="auto"/>
        <w:right w:val="none" w:sz="0" w:space="0" w:color="auto"/>
      </w:divBdr>
    </w:div>
    <w:div w:id="139271385">
      <w:bodyDiv w:val="1"/>
      <w:marLeft w:val="0"/>
      <w:marRight w:val="0"/>
      <w:marTop w:val="0"/>
      <w:marBottom w:val="0"/>
      <w:divBdr>
        <w:top w:val="none" w:sz="0" w:space="0" w:color="auto"/>
        <w:left w:val="none" w:sz="0" w:space="0" w:color="auto"/>
        <w:bottom w:val="none" w:sz="0" w:space="0" w:color="auto"/>
        <w:right w:val="none" w:sz="0" w:space="0" w:color="auto"/>
      </w:divBdr>
    </w:div>
    <w:div w:id="143857129">
      <w:bodyDiv w:val="1"/>
      <w:marLeft w:val="0"/>
      <w:marRight w:val="0"/>
      <w:marTop w:val="0"/>
      <w:marBottom w:val="0"/>
      <w:divBdr>
        <w:top w:val="none" w:sz="0" w:space="0" w:color="auto"/>
        <w:left w:val="none" w:sz="0" w:space="0" w:color="auto"/>
        <w:bottom w:val="none" w:sz="0" w:space="0" w:color="auto"/>
        <w:right w:val="none" w:sz="0" w:space="0" w:color="auto"/>
      </w:divBdr>
    </w:div>
    <w:div w:id="144667177">
      <w:bodyDiv w:val="1"/>
      <w:marLeft w:val="0"/>
      <w:marRight w:val="0"/>
      <w:marTop w:val="0"/>
      <w:marBottom w:val="0"/>
      <w:divBdr>
        <w:top w:val="none" w:sz="0" w:space="0" w:color="auto"/>
        <w:left w:val="none" w:sz="0" w:space="0" w:color="auto"/>
        <w:bottom w:val="none" w:sz="0" w:space="0" w:color="auto"/>
        <w:right w:val="none" w:sz="0" w:space="0" w:color="auto"/>
      </w:divBdr>
    </w:div>
    <w:div w:id="159125288">
      <w:bodyDiv w:val="1"/>
      <w:marLeft w:val="0"/>
      <w:marRight w:val="0"/>
      <w:marTop w:val="0"/>
      <w:marBottom w:val="0"/>
      <w:divBdr>
        <w:top w:val="none" w:sz="0" w:space="0" w:color="auto"/>
        <w:left w:val="none" w:sz="0" w:space="0" w:color="auto"/>
        <w:bottom w:val="none" w:sz="0" w:space="0" w:color="auto"/>
        <w:right w:val="none" w:sz="0" w:space="0" w:color="auto"/>
      </w:divBdr>
    </w:div>
    <w:div w:id="162622559">
      <w:bodyDiv w:val="1"/>
      <w:marLeft w:val="0"/>
      <w:marRight w:val="0"/>
      <w:marTop w:val="0"/>
      <w:marBottom w:val="0"/>
      <w:divBdr>
        <w:top w:val="none" w:sz="0" w:space="0" w:color="auto"/>
        <w:left w:val="none" w:sz="0" w:space="0" w:color="auto"/>
        <w:bottom w:val="none" w:sz="0" w:space="0" w:color="auto"/>
        <w:right w:val="none" w:sz="0" w:space="0" w:color="auto"/>
      </w:divBdr>
    </w:div>
    <w:div w:id="163320818">
      <w:bodyDiv w:val="1"/>
      <w:marLeft w:val="0"/>
      <w:marRight w:val="0"/>
      <w:marTop w:val="0"/>
      <w:marBottom w:val="0"/>
      <w:divBdr>
        <w:top w:val="none" w:sz="0" w:space="0" w:color="auto"/>
        <w:left w:val="none" w:sz="0" w:space="0" w:color="auto"/>
        <w:bottom w:val="none" w:sz="0" w:space="0" w:color="auto"/>
        <w:right w:val="none" w:sz="0" w:space="0" w:color="auto"/>
      </w:divBdr>
    </w:div>
    <w:div w:id="170216660">
      <w:bodyDiv w:val="1"/>
      <w:marLeft w:val="0"/>
      <w:marRight w:val="0"/>
      <w:marTop w:val="0"/>
      <w:marBottom w:val="0"/>
      <w:divBdr>
        <w:top w:val="none" w:sz="0" w:space="0" w:color="auto"/>
        <w:left w:val="none" w:sz="0" w:space="0" w:color="auto"/>
        <w:bottom w:val="none" w:sz="0" w:space="0" w:color="auto"/>
        <w:right w:val="none" w:sz="0" w:space="0" w:color="auto"/>
      </w:divBdr>
    </w:div>
    <w:div w:id="172039749">
      <w:bodyDiv w:val="1"/>
      <w:marLeft w:val="0"/>
      <w:marRight w:val="0"/>
      <w:marTop w:val="0"/>
      <w:marBottom w:val="0"/>
      <w:divBdr>
        <w:top w:val="none" w:sz="0" w:space="0" w:color="auto"/>
        <w:left w:val="none" w:sz="0" w:space="0" w:color="auto"/>
        <w:bottom w:val="none" w:sz="0" w:space="0" w:color="auto"/>
        <w:right w:val="none" w:sz="0" w:space="0" w:color="auto"/>
      </w:divBdr>
    </w:div>
    <w:div w:id="173493641">
      <w:bodyDiv w:val="1"/>
      <w:marLeft w:val="0"/>
      <w:marRight w:val="0"/>
      <w:marTop w:val="0"/>
      <w:marBottom w:val="0"/>
      <w:divBdr>
        <w:top w:val="none" w:sz="0" w:space="0" w:color="auto"/>
        <w:left w:val="none" w:sz="0" w:space="0" w:color="auto"/>
        <w:bottom w:val="none" w:sz="0" w:space="0" w:color="auto"/>
        <w:right w:val="none" w:sz="0" w:space="0" w:color="auto"/>
      </w:divBdr>
    </w:div>
    <w:div w:id="181359446">
      <w:bodyDiv w:val="1"/>
      <w:marLeft w:val="0"/>
      <w:marRight w:val="0"/>
      <w:marTop w:val="0"/>
      <w:marBottom w:val="0"/>
      <w:divBdr>
        <w:top w:val="none" w:sz="0" w:space="0" w:color="auto"/>
        <w:left w:val="none" w:sz="0" w:space="0" w:color="auto"/>
        <w:bottom w:val="none" w:sz="0" w:space="0" w:color="auto"/>
        <w:right w:val="none" w:sz="0" w:space="0" w:color="auto"/>
      </w:divBdr>
    </w:div>
    <w:div w:id="191653758">
      <w:bodyDiv w:val="1"/>
      <w:marLeft w:val="0"/>
      <w:marRight w:val="0"/>
      <w:marTop w:val="0"/>
      <w:marBottom w:val="0"/>
      <w:divBdr>
        <w:top w:val="none" w:sz="0" w:space="0" w:color="auto"/>
        <w:left w:val="none" w:sz="0" w:space="0" w:color="auto"/>
        <w:bottom w:val="none" w:sz="0" w:space="0" w:color="auto"/>
        <w:right w:val="none" w:sz="0" w:space="0" w:color="auto"/>
      </w:divBdr>
    </w:div>
    <w:div w:id="195430618">
      <w:bodyDiv w:val="1"/>
      <w:marLeft w:val="0"/>
      <w:marRight w:val="0"/>
      <w:marTop w:val="0"/>
      <w:marBottom w:val="0"/>
      <w:divBdr>
        <w:top w:val="none" w:sz="0" w:space="0" w:color="auto"/>
        <w:left w:val="none" w:sz="0" w:space="0" w:color="auto"/>
        <w:bottom w:val="none" w:sz="0" w:space="0" w:color="auto"/>
        <w:right w:val="none" w:sz="0" w:space="0" w:color="auto"/>
      </w:divBdr>
    </w:div>
    <w:div w:id="202597282">
      <w:bodyDiv w:val="1"/>
      <w:marLeft w:val="0"/>
      <w:marRight w:val="0"/>
      <w:marTop w:val="0"/>
      <w:marBottom w:val="0"/>
      <w:divBdr>
        <w:top w:val="none" w:sz="0" w:space="0" w:color="auto"/>
        <w:left w:val="none" w:sz="0" w:space="0" w:color="auto"/>
        <w:bottom w:val="none" w:sz="0" w:space="0" w:color="auto"/>
        <w:right w:val="none" w:sz="0" w:space="0" w:color="auto"/>
      </w:divBdr>
    </w:div>
    <w:div w:id="216548579">
      <w:bodyDiv w:val="1"/>
      <w:marLeft w:val="0"/>
      <w:marRight w:val="0"/>
      <w:marTop w:val="0"/>
      <w:marBottom w:val="0"/>
      <w:divBdr>
        <w:top w:val="none" w:sz="0" w:space="0" w:color="auto"/>
        <w:left w:val="none" w:sz="0" w:space="0" w:color="auto"/>
        <w:bottom w:val="none" w:sz="0" w:space="0" w:color="auto"/>
        <w:right w:val="none" w:sz="0" w:space="0" w:color="auto"/>
      </w:divBdr>
    </w:div>
    <w:div w:id="236522641">
      <w:bodyDiv w:val="1"/>
      <w:marLeft w:val="0"/>
      <w:marRight w:val="0"/>
      <w:marTop w:val="0"/>
      <w:marBottom w:val="0"/>
      <w:divBdr>
        <w:top w:val="none" w:sz="0" w:space="0" w:color="auto"/>
        <w:left w:val="none" w:sz="0" w:space="0" w:color="auto"/>
        <w:bottom w:val="none" w:sz="0" w:space="0" w:color="auto"/>
        <w:right w:val="none" w:sz="0" w:space="0" w:color="auto"/>
      </w:divBdr>
    </w:div>
    <w:div w:id="246578502">
      <w:bodyDiv w:val="1"/>
      <w:marLeft w:val="0"/>
      <w:marRight w:val="0"/>
      <w:marTop w:val="0"/>
      <w:marBottom w:val="0"/>
      <w:divBdr>
        <w:top w:val="none" w:sz="0" w:space="0" w:color="auto"/>
        <w:left w:val="none" w:sz="0" w:space="0" w:color="auto"/>
        <w:bottom w:val="none" w:sz="0" w:space="0" w:color="auto"/>
        <w:right w:val="none" w:sz="0" w:space="0" w:color="auto"/>
      </w:divBdr>
    </w:div>
    <w:div w:id="248079534">
      <w:bodyDiv w:val="1"/>
      <w:marLeft w:val="0"/>
      <w:marRight w:val="0"/>
      <w:marTop w:val="0"/>
      <w:marBottom w:val="0"/>
      <w:divBdr>
        <w:top w:val="none" w:sz="0" w:space="0" w:color="auto"/>
        <w:left w:val="none" w:sz="0" w:space="0" w:color="auto"/>
        <w:bottom w:val="none" w:sz="0" w:space="0" w:color="auto"/>
        <w:right w:val="none" w:sz="0" w:space="0" w:color="auto"/>
      </w:divBdr>
    </w:div>
    <w:div w:id="254019633">
      <w:bodyDiv w:val="1"/>
      <w:marLeft w:val="0"/>
      <w:marRight w:val="0"/>
      <w:marTop w:val="0"/>
      <w:marBottom w:val="0"/>
      <w:divBdr>
        <w:top w:val="none" w:sz="0" w:space="0" w:color="auto"/>
        <w:left w:val="none" w:sz="0" w:space="0" w:color="auto"/>
        <w:bottom w:val="none" w:sz="0" w:space="0" w:color="auto"/>
        <w:right w:val="none" w:sz="0" w:space="0" w:color="auto"/>
      </w:divBdr>
    </w:div>
    <w:div w:id="261031895">
      <w:bodyDiv w:val="1"/>
      <w:marLeft w:val="0"/>
      <w:marRight w:val="0"/>
      <w:marTop w:val="0"/>
      <w:marBottom w:val="0"/>
      <w:divBdr>
        <w:top w:val="none" w:sz="0" w:space="0" w:color="auto"/>
        <w:left w:val="none" w:sz="0" w:space="0" w:color="auto"/>
        <w:bottom w:val="none" w:sz="0" w:space="0" w:color="auto"/>
        <w:right w:val="none" w:sz="0" w:space="0" w:color="auto"/>
      </w:divBdr>
    </w:div>
    <w:div w:id="288125170">
      <w:bodyDiv w:val="1"/>
      <w:marLeft w:val="0"/>
      <w:marRight w:val="0"/>
      <w:marTop w:val="0"/>
      <w:marBottom w:val="0"/>
      <w:divBdr>
        <w:top w:val="none" w:sz="0" w:space="0" w:color="auto"/>
        <w:left w:val="none" w:sz="0" w:space="0" w:color="auto"/>
        <w:bottom w:val="none" w:sz="0" w:space="0" w:color="auto"/>
        <w:right w:val="none" w:sz="0" w:space="0" w:color="auto"/>
      </w:divBdr>
    </w:div>
    <w:div w:id="289551391">
      <w:bodyDiv w:val="1"/>
      <w:marLeft w:val="0"/>
      <w:marRight w:val="0"/>
      <w:marTop w:val="0"/>
      <w:marBottom w:val="0"/>
      <w:divBdr>
        <w:top w:val="none" w:sz="0" w:space="0" w:color="auto"/>
        <w:left w:val="none" w:sz="0" w:space="0" w:color="auto"/>
        <w:bottom w:val="none" w:sz="0" w:space="0" w:color="auto"/>
        <w:right w:val="none" w:sz="0" w:space="0" w:color="auto"/>
      </w:divBdr>
    </w:div>
    <w:div w:id="295187723">
      <w:bodyDiv w:val="1"/>
      <w:marLeft w:val="0"/>
      <w:marRight w:val="0"/>
      <w:marTop w:val="0"/>
      <w:marBottom w:val="0"/>
      <w:divBdr>
        <w:top w:val="none" w:sz="0" w:space="0" w:color="auto"/>
        <w:left w:val="none" w:sz="0" w:space="0" w:color="auto"/>
        <w:bottom w:val="none" w:sz="0" w:space="0" w:color="auto"/>
        <w:right w:val="none" w:sz="0" w:space="0" w:color="auto"/>
      </w:divBdr>
    </w:div>
    <w:div w:id="318922826">
      <w:bodyDiv w:val="1"/>
      <w:marLeft w:val="0"/>
      <w:marRight w:val="0"/>
      <w:marTop w:val="0"/>
      <w:marBottom w:val="0"/>
      <w:divBdr>
        <w:top w:val="none" w:sz="0" w:space="0" w:color="auto"/>
        <w:left w:val="none" w:sz="0" w:space="0" w:color="auto"/>
        <w:bottom w:val="none" w:sz="0" w:space="0" w:color="auto"/>
        <w:right w:val="none" w:sz="0" w:space="0" w:color="auto"/>
      </w:divBdr>
    </w:div>
    <w:div w:id="321351763">
      <w:bodyDiv w:val="1"/>
      <w:marLeft w:val="0"/>
      <w:marRight w:val="0"/>
      <w:marTop w:val="0"/>
      <w:marBottom w:val="0"/>
      <w:divBdr>
        <w:top w:val="none" w:sz="0" w:space="0" w:color="auto"/>
        <w:left w:val="none" w:sz="0" w:space="0" w:color="auto"/>
        <w:bottom w:val="none" w:sz="0" w:space="0" w:color="auto"/>
        <w:right w:val="none" w:sz="0" w:space="0" w:color="auto"/>
      </w:divBdr>
    </w:div>
    <w:div w:id="329719438">
      <w:bodyDiv w:val="1"/>
      <w:marLeft w:val="0"/>
      <w:marRight w:val="0"/>
      <w:marTop w:val="0"/>
      <w:marBottom w:val="0"/>
      <w:divBdr>
        <w:top w:val="none" w:sz="0" w:space="0" w:color="auto"/>
        <w:left w:val="none" w:sz="0" w:space="0" w:color="auto"/>
        <w:bottom w:val="none" w:sz="0" w:space="0" w:color="auto"/>
        <w:right w:val="none" w:sz="0" w:space="0" w:color="auto"/>
      </w:divBdr>
    </w:div>
    <w:div w:id="344013864">
      <w:bodyDiv w:val="1"/>
      <w:marLeft w:val="0"/>
      <w:marRight w:val="0"/>
      <w:marTop w:val="0"/>
      <w:marBottom w:val="0"/>
      <w:divBdr>
        <w:top w:val="none" w:sz="0" w:space="0" w:color="auto"/>
        <w:left w:val="none" w:sz="0" w:space="0" w:color="auto"/>
        <w:bottom w:val="none" w:sz="0" w:space="0" w:color="auto"/>
        <w:right w:val="none" w:sz="0" w:space="0" w:color="auto"/>
      </w:divBdr>
    </w:div>
    <w:div w:id="347874570">
      <w:bodyDiv w:val="1"/>
      <w:marLeft w:val="0"/>
      <w:marRight w:val="0"/>
      <w:marTop w:val="0"/>
      <w:marBottom w:val="0"/>
      <w:divBdr>
        <w:top w:val="none" w:sz="0" w:space="0" w:color="auto"/>
        <w:left w:val="none" w:sz="0" w:space="0" w:color="auto"/>
        <w:bottom w:val="none" w:sz="0" w:space="0" w:color="auto"/>
        <w:right w:val="none" w:sz="0" w:space="0" w:color="auto"/>
      </w:divBdr>
    </w:div>
    <w:div w:id="352150871">
      <w:bodyDiv w:val="1"/>
      <w:marLeft w:val="0"/>
      <w:marRight w:val="0"/>
      <w:marTop w:val="0"/>
      <w:marBottom w:val="0"/>
      <w:divBdr>
        <w:top w:val="none" w:sz="0" w:space="0" w:color="auto"/>
        <w:left w:val="none" w:sz="0" w:space="0" w:color="auto"/>
        <w:bottom w:val="none" w:sz="0" w:space="0" w:color="auto"/>
        <w:right w:val="none" w:sz="0" w:space="0" w:color="auto"/>
      </w:divBdr>
    </w:div>
    <w:div w:id="363143159">
      <w:bodyDiv w:val="1"/>
      <w:marLeft w:val="0"/>
      <w:marRight w:val="0"/>
      <w:marTop w:val="0"/>
      <w:marBottom w:val="0"/>
      <w:divBdr>
        <w:top w:val="none" w:sz="0" w:space="0" w:color="auto"/>
        <w:left w:val="none" w:sz="0" w:space="0" w:color="auto"/>
        <w:bottom w:val="none" w:sz="0" w:space="0" w:color="auto"/>
        <w:right w:val="none" w:sz="0" w:space="0" w:color="auto"/>
      </w:divBdr>
    </w:div>
    <w:div w:id="364987651">
      <w:bodyDiv w:val="1"/>
      <w:marLeft w:val="0"/>
      <w:marRight w:val="0"/>
      <w:marTop w:val="0"/>
      <w:marBottom w:val="0"/>
      <w:divBdr>
        <w:top w:val="none" w:sz="0" w:space="0" w:color="auto"/>
        <w:left w:val="none" w:sz="0" w:space="0" w:color="auto"/>
        <w:bottom w:val="none" w:sz="0" w:space="0" w:color="auto"/>
        <w:right w:val="none" w:sz="0" w:space="0" w:color="auto"/>
      </w:divBdr>
      <w:divsChild>
        <w:div w:id="327174470">
          <w:marLeft w:val="547"/>
          <w:marRight w:val="0"/>
          <w:marTop w:val="0"/>
          <w:marBottom w:val="0"/>
          <w:divBdr>
            <w:top w:val="none" w:sz="0" w:space="0" w:color="auto"/>
            <w:left w:val="none" w:sz="0" w:space="0" w:color="auto"/>
            <w:bottom w:val="none" w:sz="0" w:space="0" w:color="auto"/>
            <w:right w:val="none" w:sz="0" w:space="0" w:color="auto"/>
          </w:divBdr>
        </w:div>
        <w:div w:id="103306788">
          <w:marLeft w:val="547"/>
          <w:marRight w:val="0"/>
          <w:marTop w:val="0"/>
          <w:marBottom w:val="0"/>
          <w:divBdr>
            <w:top w:val="none" w:sz="0" w:space="0" w:color="auto"/>
            <w:left w:val="none" w:sz="0" w:space="0" w:color="auto"/>
            <w:bottom w:val="none" w:sz="0" w:space="0" w:color="auto"/>
            <w:right w:val="none" w:sz="0" w:space="0" w:color="auto"/>
          </w:divBdr>
        </w:div>
        <w:div w:id="971440547">
          <w:marLeft w:val="547"/>
          <w:marRight w:val="0"/>
          <w:marTop w:val="0"/>
          <w:marBottom w:val="0"/>
          <w:divBdr>
            <w:top w:val="none" w:sz="0" w:space="0" w:color="auto"/>
            <w:left w:val="none" w:sz="0" w:space="0" w:color="auto"/>
            <w:bottom w:val="none" w:sz="0" w:space="0" w:color="auto"/>
            <w:right w:val="none" w:sz="0" w:space="0" w:color="auto"/>
          </w:divBdr>
        </w:div>
        <w:div w:id="1243679404">
          <w:marLeft w:val="547"/>
          <w:marRight w:val="0"/>
          <w:marTop w:val="0"/>
          <w:marBottom w:val="0"/>
          <w:divBdr>
            <w:top w:val="none" w:sz="0" w:space="0" w:color="auto"/>
            <w:left w:val="none" w:sz="0" w:space="0" w:color="auto"/>
            <w:bottom w:val="none" w:sz="0" w:space="0" w:color="auto"/>
            <w:right w:val="none" w:sz="0" w:space="0" w:color="auto"/>
          </w:divBdr>
        </w:div>
        <w:div w:id="776368927">
          <w:marLeft w:val="547"/>
          <w:marRight w:val="0"/>
          <w:marTop w:val="0"/>
          <w:marBottom w:val="0"/>
          <w:divBdr>
            <w:top w:val="none" w:sz="0" w:space="0" w:color="auto"/>
            <w:left w:val="none" w:sz="0" w:space="0" w:color="auto"/>
            <w:bottom w:val="none" w:sz="0" w:space="0" w:color="auto"/>
            <w:right w:val="none" w:sz="0" w:space="0" w:color="auto"/>
          </w:divBdr>
        </w:div>
      </w:divsChild>
    </w:div>
    <w:div w:id="365955287">
      <w:bodyDiv w:val="1"/>
      <w:marLeft w:val="0"/>
      <w:marRight w:val="0"/>
      <w:marTop w:val="0"/>
      <w:marBottom w:val="0"/>
      <w:divBdr>
        <w:top w:val="none" w:sz="0" w:space="0" w:color="auto"/>
        <w:left w:val="none" w:sz="0" w:space="0" w:color="auto"/>
        <w:bottom w:val="none" w:sz="0" w:space="0" w:color="auto"/>
        <w:right w:val="none" w:sz="0" w:space="0" w:color="auto"/>
      </w:divBdr>
    </w:div>
    <w:div w:id="373696781">
      <w:bodyDiv w:val="1"/>
      <w:marLeft w:val="0"/>
      <w:marRight w:val="0"/>
      <w:marTop w:val="0"/>
      <w:marBottom w:val="0"/>
      <w:divBdr>
        <w:top w:val="none" w:sz="0" w:space="0" w:color="auto"/>
        <w:left w:val="none" w:sz="0" w:space="0" w:color="auto"/>
        <w:bottom w:val="none" w:sz="0" w:space="0" w:color="auto"/>
        <w:right w:val="none" w:sz="0" w:space="0" w:color="auto"/>
      </w:divBdr>
    </w:div>
    <w:div w:id="376467966">
      <w:bodyDiv w:val="1"/>
      <w:marLeft w:val="0"/>
      <w:marRight w:val="0"/>
      <w:marTop w:val="0"/>
      <w:marBottom w:val="0"/>
      <w:divBdr>
        <w:top w:val="none" w:sz="0" w:space="0" w:color="auto"/>
        <w:left w:val="none" w:sz="0" w:space="0" w:color="auto"/>
        <w:bottom w:val="none" w:sz="0" w:space="0" w:color="auto"/>
        <w:right w:val="none" w:sz="0" w:space="0" w:color="auto"/>
      </w:divBdr>
    </w:div>
    <w:div w:id="382561736">
      <w:bodyDiv w:val="1"/>
      <w:marLeft w:val="0"/>
      <w:marRight w:val="0"/>
      <w:marTop w:val="0"/>
      <w:marBottom w:val="0"/>
      <w:divBdr>
        <w:top w:val="none" w:sz="0" w:space="0" w:color="auto"/>
        <w:left w:val="none" w:sz="0" w:space="0" w:color="auto"/>
        <w:bottom w:val="none" w:sz="0" w:space="0" w:color="auto"/>
        <w:right w:val="none" w:sz="0" w:space="0" w:color="auto"/>
      </w:divBdr>
    </w:div>
    <w:div w:id="406734384">
      <w:bodyDiv w:val="1"/>
      <w:marLeft w:val="0"/>
      <w:marRight w:val="0"/>
      <w:marTop w:val="0"/>
      <w:marBottom w:val="0"/>
      <w:divBdr>
        <w:top w:val="none" w:sz="0" w:space="0" w:color="auto"/>
        <w:left w:val="none" w:sz="0" w:space="0" w:color="auto"/>
        <w:bottom w:val="none" w:sz="0" w:space="0" w:color="auto"/>
        <w:right w:val="none" w:sz="0" w:space="0" w:color="auto"/>
      </w:divBdr>
    </w:div>
    <w:div w:id="407847127">
      <w:bodyDiv w:val="1"/>
      <w:marLeft w:val="0"/>
      <w:marRight w:val="0"/>
      <w:marTop w:val="0"/>
      <w:marBottom w:val="0"/>
      <w:divBdr>
        <w:top w:val="none" w:sz="0" w:space="0" w:color="auto"/>
        <w:left w:val="none" w:sz="0" w:space="0" w:color="auto"/>
        <w:bottom w:val="none" w:sz="0" w:space="0" w:color="auto"/>
        <w:right w:val="none" w:sz="0" w:space="0" w:color="auto"/>
      </w:divBdr>
      <w:divsChild>
        <w:div w:id="335427512">
          <w:marLeft w:val="144"/>
          <w:marRight w:val="0"/>
          <w:marTop w:val="0"/>
          <w:marBottom w:val="0"/>
          <w:divBdr>
            <w:top w:val="none" w:sz="0" w:space="0" w:color="auto"/>
            <w:left w:val="none" w:sz="0" w:space="0" w:color="auto"/>
            <w:bottom w:val="none" w:sz="0" w:space="0" w:color="auto"/>
            <w:right w:val="none" w:sz="0" w:space="0" w:color="auto"/>
          </w:divBdr>
        </w:div>
        <w:div w:id="550844100">
          <w:marLeft w:val="144"/>
          <w:marRight w:val="0"/>
          <w:marTop w:val="0"/>
          <w:marBottom w:val="0"/>
          <w:divBdr>
            <w:top w:val="none" w:sz="0" w:space="0" w:color="auto"/>
            <w:left w:val="none" w:sz="0" w:space="0" w:color="auto"/>
            <w:bottom w:val="none" w:sz="0" w:space="0" w:color="auto"/>
            <w:right w:val="none" w:sz="0" w:space="0" w:color="auto"/>
          </w:divBdr>
        </w:div>
        <w:div w:id="1827012813">
          <w:marLeft w:val="144"/>
          <w:marRight w:val="0"/>
          <w:marTop w:val="0"/>
          <w:marBottom w:val="0"/>
          <w:divBdr>
            <w:top w:val="none" w:sz="0" w:space="0" w:color="auto"/>
            <w:left w:val="none" w:sz="0" w:space="0" w:color="auto"/>
            <w:bottom w:val="none" w:sz="0" w:space="0" w:color="auto"/>
            <w:right w:val="none" w:sz="0" w:space="0" w:color="auto"/>
          </w:divBdr>
        </w:div>
        <w:div w:id="1875538357">
          <w:marLeft w:val="144"/>
          <w:marRight w:val="0"/>
          <w:marTop w:val="0"/>
          <w:marBottom w:val="0"/>
          <w:divBdr>
            <w:top w:val="none" w:sz="0" w:space="0" w:color="auto"/>
            <w:left w:val="none" w:sz="0" w:space="0" w:color="auto"/>
            <w:bottom w:val="none" w:sz="0" w:space="0" w:color="auto"/>
            <w:right w:val="none" w:sz="0" w:space="0" w:color="auto"/>
          </w:divBdr>
        </w:div>
        <w:div w:id="1878199925">
          <w:marLeft w:val="144"/>
          <w:marRight w:val="0"/>
          <w:marTop w:val="0"/>
          <w:marBottom w:val="0"/>
          <w:divBdr>
            <w:top w:val="none" w:sz="0" w:space="0" w:color="auto"/>
            <w:left w:val="none" w:sz="0" w:space="0" w:color="auto"/>
            <w:bottom w:val="none" w:sz="0" w:space="0" w:color="auto"/>
            <w:right w:val="none" w:sz="0" w:space="0" w:color="auto"/>
          </w:divBdr>
        </w:div>
      </w:divsChild>
    </w:div>
    <w:div w:id="413821245">
      <w:bodyDiv w:val="1"/>
      <w:marLeft w:val="0"/>
      <w:marRight w:val="0"/>
      <w:marTop w:val="0"/>
      <w:marBottom w:val="0"/>
      <w:divBdr>
        <w:top w:val="none" w:sz="0" w:space="0" w:color="auto"/>
        <w:left w:val="none" w:sz="0" w:space="0" w:color="auto"/>
        <w:bottom w:val="none" w:sz="0" w:space="0" w:color="auto"/>
        <w:right w:val="none" w:sz="0" w:space="0" w:color="auto"/>
      </w:divBdr>
      <w:divsChild>
        <w:div w:id="58752566">
          <w:marLeft w:val="446"/>
          <w:marRight w:val="0"/>
          <w:marTop w:val="200"/>
          <w:marBottom w:val="160"/>
          <w:divBdr>
            <w:top w:val="none" w:sz="0" w:space="0" w:color="auto"/>
            <w:left w:val="none" w:sz="0" w:space="0" w:color="auto"/>
            <w:bottom w:val="none" w:sz="0" w:space="0" w:color="auto"/>
            <w:right w:val="none" w:sz="0" w:space="0" w:color="auto"/>
          </w:divBdr>
        </w:div>
        <w:div w:id="229997466">
          <w:marLeft w:val="1166"/>
          <w:marRight w:val="0"/>
          <w:marTop w:val="100"/>
          <w:marBottom w:val="160"/>
          <w:divBdr>
            <w:top w:val="none" w:sz="0" w:space="0" w:color="auto"/>
            <w:left w:val="none" w:sz="0" w:space="0" w:color="auto"/>
            <w:bottom w:val="none" w:sz="0" w:space="0" w:color="auto"/>
            <w:right w:val="none" w:sz="0" w:space="0" w:color="auto"/>
          </w:divBdr>
        </w:div>
        <w:div w:id="538661116">
          <w:marLeft w:val="1166"/>
          <w:marRight w:val="0"/>
          <w:marTop w:val="100"/>
          <w:marBottom w:val="160"/>
          <w:divBdr>
            <w:top w:val="none" w:sz="0" w:space="0" w:color="auto"/>
            <w:left w:val="none" w:sz="0" w:space="0" w:color="auto"/>
            <w:bottom w:val="none" w:sz="0" w:space="0" w:color="auto"/>
            <w:right w:val="none" w:sz="0" w:space="0" w:color="auto"/>
          </w:divBdr>
        </w:div>
        <w:div w:id="703291449">
          <w:marLeft w:val="1166"/>
          <w:marRight w:val="0"/>
          <w:marTop w:val="100"/>
          <w:marBottom w:val="160"/>
          <w:divBdr>
            <w:top w:val="none" w:sz="0" w:space="0" w:color="auto"/>
            <w:left w:val="none" w:sz="0" w:space="0" w:color="auto"/>
            <w:bottom w:val="none" w:sz="0" w:space="0" w:color="auto"/>
            <w:right w:val="none" w:sz="0" w:space="0" w:color="auto"/>
          </w:divBdr>
        </w:div>
        <w:div w:id="1053700161">
          <w:marLeft w:val="1166"/>
          <w:marRight w:val="0"/>
          <w:marTop w:val="100"/>
          <w:marBottom w:val="160"/>
          <w:divBdr>
            <w:top w:val="none" w:sz="0" w:space="0" w:color="auto"/>
            <w:left w:val="none" w:sz="0" w:space="0" w:color="auto"/>
            <w:bottom w:val="none" w:sz="0" w:space="0" w:color="auto"/>
            <w:right w:val="none" w:sz="0" w:space="0" w:color="auto"/>
          </w:divBdr>
        </w:div>
        <w:div w:id="1163426556">
          <w:marLeft w:val="1166"/>
          <w:marRight w:val="0"/>
          <w:marTop w:val="100"/>
          <w:marBottom w:val="160"/>
          <w:divBdr>
            <w:top w:val="none" w:sz="0" w:space="0" w:color="auto"/>
            <w:left w:val="none" w:sz="0" w:space="0" w:color="auto"/>
            <w:bottom w:val="none" w:sz="0" w:space="0" w:color="auto"/>
            <w:right w:val="none" w:sz="0" w:space="0" w:color="auto"/>
          </w:divBdr>
        </w:div>
      </w:divsChild>
    </w:div>
    <w:div w:id="424303623">
      <w:bodyDiv w:val="1"/>
      <w:marLeft w:val="0"/>
      <w:marRight w:val="0"/>
      <w:marTop w:val="0"/>
      <w:marBottom w:val="0"/>
      <w:divBdr>
        <w:top w:val="none" w:sz="0" w:space="0" w:color="auto"/>
        <w:left w:val="none" w:sz="0" w:space="0" w:color="auto"/>
        <w:bottom w:val="none" w:sz="0" w:space="0" w:color="auto"/>
        <w:right w:val="none" w:sz="0" w:space="0" w:color="auto"/>
      </w:divBdr>
    </w:div>
    <w:div w:id="427189903">
      <w:bodyDiv w:val="1"/>
      <w:marLeft w:val="0"/>
      <w:marRight w:val="0"/>
      <w:marTop w:val="0"/>
      <w:marBottom w:val="0"/>
      <w:divBdr>
        <w:top w:val="none" w:sz="0" w:space="0" w:color="auto"/>
        <w:left w:val="none" w:sz="0" w:space="0" w:color="auto"/>
        <w:bottom w:val="none" w:sz="0" w:space="0" w:color="auto"/>
        <w:right w:val="none" w:sz="0" w:space="0" w:color="auto"/>
      </w:divBdr>
    </w:div>
    <w:div w:id="428349957">
      <w:bodyDiv w:val="1"/>
      <w:marLeft w:val="0"/>
      <w:marRight w:val="0"/>
      <w:marTop w:val="0"/>
      <w:marBottom w:val="0"/>
      <w:divBdr>
        <w:top w:val="none" w:sz="0" w:space="0" w:color="auto"/>
        <w:left w:val="none" w:sz="0" w:space="0" w:color="auto"/>
        <w:bottom w:val="none" w:sz="0" w:space="0" w:color="auto"/>
        <w:right w:val="none" w:sz="0" w:space="0" w:color="auto"/>
      </w:divBdr>
    </w:div>
    <w:div w:id="430780424">
      <w:bodyDiv w:val="1"/>
      <w:marLeft w:val="0"/>
      <w:marRight w:val="0"/>
      <w:marTop w:val="0"/>
      <w:marBottom w:val="0"/>
      <w:divBdr>
        <w:top w:val="none" w:sz="0" w:space="0" w:color="auto"/>
        <w:left w:val="none" w:sz="0" w:space="0" w:color="auto"/>
        <w:bottom w:val="none" w:sz="0" w:space="0" w:color="auto"/>
        <w:right w:val="none" w:sz="0" w:space="0" w:color="auto"/>
      </w:divBdr>
    </w:div>
    <w:div w:id="430783436">
      <w:bodyDiv w:val="1"/>
      <w:marLeft w:val="0"/>
      <w:marRight w:val="0"/>
      <w:marTop w:val="0"/>
      <w:marBottom w:val="0"/>
      <w:divBdr>
        <w:top w:val="none" w:sz="0" w:space="0" w:color="auto"/>
        <w:left w:val="none" w:sz="0" w:space="0" w:color="auto"/>
        <w:bottom w:val="none" w:sz="0" w:space="0" w:color="auto"/>
        <w:right w:val="none" w:sz="0" w:space="0" w:color="auto"/>
      </w:divBdr>
    </w:div>
    <w:div w:id="454564761">
      <w:bodyDiv w:val="1"/>
      <w:marLeft w:val="0"/>
      <w:marRight w:val="0"/>
      <w:marTop w:val="0"/>
      <w:marBottom w:val="0"/>
      <w:divBdr>
        <w:top w:val="none" w:sz="0" w:space="0" w:color="auto"/>
        <w:left w:val="none" w:sz="0" w:space="0" w:color="auto"/>
        <w:bottom w:val="none" w:sz="0" w:space="0" w:color="auto"/>
        <w:right w:val="none" w:sz="0" w:space="0" w:color="auto"/>
      </w:divBdr>
    </w:div>
    <w:div w:id="458695120">
      <w:bodyDiv w:val="1"/>
      <w:marLeft w:val="0"/>
      <w:marRight w:val="0"/>
      <w:marTop w:val="0"/>
      <w:marBottom w:val="0"/>
      <w:divBdr>
        <w:top w:val="none" w:sz="0" w:space="0" w:color="auto"/>
        <w:left w:val="none" w:sz="0" w:space="0" w:color="auto"/>
        <w:bottom w:val="none" w:sz="0" w:space="0" w:color="auto"/>
        <w:right w:val="none" w:sz="0" w:space="0" w:color="auto"/>
      </w:divBdr>
    </w:div>
    <w:div w:id="461000614">
      <w:bodyDiv w:val="1"/>
      <w:marLeft w:val="0"/>
      <w:marRight w:val="0"/>
      <w:marTop w:val="0"/>
      <w:marBottom w:val="0"/>
      <w:divBdr>
        <w:top w:val="none" w:sz="0" w:space="0" w:color="auto"/>
        <w:left w:val="none" w:sz="0" w:space="0" w:color="auto"/>
        <w:bottom w:val="none" w:sz="0" w:space="0" w:color="auto"/>
        <w:right w:val="none" w:sz="0" w:space="0" w:color="auto"/>
      </w:divBdr>
    </w:div>
    <w:div w:id="470682852">
      <w:bodyDiv w:val="1"/>
      <w:marLeft w:val="0"/>
      <w:marRight w:val="0"/>
      <w:marTop w:val="0"/>
      <w:marBottom w:val="0"/>
      <w:divBdr>
        <w:top w:val="none" w:sz="0" w:space="0" w:color="auto"/>
        <w:left w:val="none" w:sz="0" w:space="0" w:color="auto"/>
        <w:bottom w:val="none" w:sz="0" w:space="0" w:color="auto"/>
        <w:right w:val="none" w:sz="0" w:space="0" w:color="auto"/>
      </w:divBdr>
    </w:div>
    <w:div w:id="481502194">
      <w:bodyDiv w:val="1"/>
      <w:marLeft w:val="0"/>
      <w:marRight w:val="0"/>
      <w:marTop w:val="0"/>
      <w:marBottom w:val="0"/>
      <w:divBdr>
        <w:top w:val="none" w:sz="0" w:space="0" w:color="auto"/>
        <w:left w:val="none" w:sz="0" w:space="0" w:color="auto"/>
        <w:bottom w:val="none" w:sz="0" w:space="0" w:color="auto"/>
        <w:right w:val="none" w:sz="0" w:space="0" w:color="auto"/>
      </w:divBdr>
    </w:div>
    <w:div w:id="493303275">
      <w:bodyDiv w:val="1"/>
      <w:marLeft w:val="0"/>
      <w:marRight w:val="0"/>
      <w:marTop w:val="0"/>
      <w:marBottom w:val="0"/>
      <w:divBdr>
        <w:top w:val="none" w:sz="0" w:space="0" w:color="auto"/>
        <w:left w:val="none" w:sz="0" w:space="0" w:color="auto"/>
        <w:bottom w:val="none" w:sz="0" w:space="0" w:color="auto"/>
        <w:right w:val="none" w:sz="0" w:space="0" w:color="auto"/>
      </w:divBdr>
    </w:div>
    <w:div w:id="497427354">
      <w:bodyDiv w:val="1"/>
      <w:marLeft w:val="0"/>
      <w:marRight w:val="0"/>
      <w:marTop w:val="0"/>
      <w:marBottom w:val="0"/>
      <w:divBdr>
        <w:top w:val="none" w:sz="0" w:space="0" w:color="auto"/>
        <w:left w:val="none" w:sz="0" w:space="0" w:color="auto"/>
        <w:bottom w:val="none" w:sz="0" w:space="0" w:color="auto"/>
        <w:right w:val="none" w:sz="0" w:space="0" w:color="auto"/>
      </w:divBdr>
    </w:div>
    <w:div w:id="506136761">
      <w:bodyDiv w:val="1"/>
      <w:marLeft w:val="0"/>
      <w:marRight w:val="0"/>
      <w:marTop w:val="0"/>
      <w:marBottom w:val="0"/>
      <w:divBdr>
        <w:top w:val="none" w:sz="0" w:space="0" w:color="auto"/>
        <w:left w:val="none" w:sz="0" w:space="0" w:color="auto"/>
        <w:bottom w:val="none" w:sz="0" w:space="0" w:color="auto"/>
        <w:right w:val="none" w:sz="0" w:space="0" w:color="auto"/>
      </w:divBdr>
    </w:div>
    <w:div w:id="511140536">
      <w:bodyDiv w:val="1"/>
      <w:marLeft w:val="0"/>
      <w:marRight w:val="0"/>
      <w:marTop w:val="0"/>
      <w:marBottom w:val="0"/>
      <w:divBdr>
        <w:top w:val="none" w:sz="0" w:space="0" w:color="auto"/>
        <w:left w:val="none" w:sz="0" w:space="0" w:color="auto"/>
        <w:bottom w:val="none" w:sz="0" w:space="0" w:color="auto"/>
        <w:right w:val="none" w:sz="0" w:space="0" w:color="auto"/>
      </w:divBdr>
      <w:divsChild>
        <w:div w:id="871725563">
          <w:marLeft w:val="547"/>
          <w:marRight w:val="0"/>
          <w:marTop w:val="0"/>
          <w:marBottom w:val="0"/>
          <w:divBdr>
            <w:top w:val="none" w:sz="0" w:space="0" w:color="auto"/>
            <w:left w:val="none" w:sz="0" w:space="0" w:color="auto"/>
            <w:bottom w:val="none" w:sz="0" w:space="0" w:color="auto"/>
            <w:right w:val="none" w:sz="0" w:space="0" w:color="auto"/>
          </w:divBdr>
        </w:div>
        <w:div w:id="763962449">
          <w:marLeft w:val="547"/>
          <w:marRight w:val="0"/>
          <w:marTop w:val="0"/>
          <w:marBottom w:val="0"/>
          <w:divBdr>
            <w:top w:val="none" w:sz="0" w:space="0" w:color="auto"/>
            <w:left w:val="none" w:sz="0" w:space="0" w:color="auto"/>
            <w:bottom w:val="none" w:sz="0" w:space="0" w:color="auto"/>
            <w:right w:val="none" w:sz="0" w:space="0" w:color="auto"/>
          </w:divBdr>
        </w:div>
        <w:div w:id="773330659">
          <w:marLeft w:val="547"/>
          <w:marRight w:val="0"/>
          <w:marTop w:val="0"/>
          <w:marBottom w:val="0"/>
          <w:divBdr>
            <w:top w:val="none" w:sz="0" w:space="0" w:color="auto"/>
            <w:left w:val="none" w:sz="0" w:space="0" w:color="auto"/>
            <w:bottom w:val="none" w:sz="0" w:space="0" w:color="auto"/>
            <w:right w:val="none" w:sz="0" w:space="0" w:color="auto"/>
          </w:divBdr>
        </w:div>
      </w:divsChild>
    </w:div>
    <w:div w:id="533155934">
      <w:bodyDiv w:val="1"/>
      <w:marLeft w:val="0"/>
      <w:marRight w:val="0"/>
      <w:marTop w:val="0"/>
      <w:marBottom w:val="0"/>
      <w:divBdr>
        <w:top w:val="none" w:sz="0" w:space="0" w:color="auto"/>
        <w:left w:val="none" w:sz="0" w:space="0" w:color="auto"/>
        <w:bottom w:val="none" w:sz="0" w:space="0" w:color="auto"/>
        <w:right w:val="none" w:sz="0" w:space="0" w:color="auto"/>
      </w:divBdr>
    </w:div>
    <w:div w:id="579213573">
      <w:bodyDiv w:val="1"/>
      <w:marLeft w:val="0"/>
      <w:marRight w:val="0"/>
      <w:marTop w:val="0"/>
      <w:marBottom w:val="0"/>
      <w:divBdr>
        <w:top w:val="none" w:sz="0" w:space="0" w:color="auto"/>
        <w:left w:val="none" w:sz="0" w:space="0" w:color="auto"/>
        <w:bottom w:val="none" w:sz="0" w:space="0" w:color="auto"/>
        <w:right w:val="none" w:sz="0" w:space="0" w:color="auto"/>
      </w:divBdr>
    </w:div>
    <w:div w:id="581722283">
      <w:bodyDiv w:val="1"/>
      <w:marLeft w:val="0"/>
      <w:marRight w:val="0"/>
      <w:marTop w:val="0"/>
      <w:marBottom w:val="0"/>
      <w:divBdr>
        <w:top w:val="none" w:sz="0" w:space="0" w:color="auto"/>
        <w:left w:val="none" w:sz="0" w:space="0" w:color="auto"/>
        <w:bottom w:val="none" w:sz="0" w:space="0" w:color="auto"/>
        <w:right w:val="none" w:sz="0" w:space="0" w:color="auto"/>
      </w:divBdr>
    </w:div>
    <w:div w:id="596981941">
      <w:bodyDiv w:val="1"/>
      <w:marLeft w:val="0"/>
      <w:marRight w:val="0"/>
      <w:marTop w:val="0"/>
      <w:marBottom w:val="0"/>
      <w:divBdr>
        <w:top w:val="none" w:sz="0" w:space="0" w:color="auto"/>
        <w:left w:val="none" w:sz="0" w:space="0" w:color="auto"/>
        <w:bottom w:val="none" w:sz="0" w:space="0" w:color="auto"/>
        <w:right w:val="none" w:sz="0" w:space="0" w:color="auto"/>
      </w:divBdr>
    </w:div>
    <w:div w:id="605230245">
      <w:bodyDiv w:val="1"/>
      <w:marLeft w:val="0"/>
      <w:marRight w:val="0"/>
      <w:marTop w:val="0"/>
      <w:marBottom w:val="0"/>
      <w:divBdr>
        <w:top w:val="none" w:sz="0" w:space="0" w:color="auto"/>
        <w:left w:val="none" w:sz="0" w:space="0" w:color="auto"/>
        <w:bottom w:val="none" w:sz="0" w:space="0" w:color="auto"/>
        <w:right w:val="none" w:sz="0" w:space="0" w:color="auto"/>
      </w:divBdr>
    </w:div>
    <w:div w:id="613906422">
      <w:bodyDiv w:val="1"/>
      <w:marLeft w:val="0"/>
      <w:marRight w:val="0"/>
      <w:marTop w:val="0"/>
      <w:marBottom w:val="0"/>
      <w:divBdr>
        <w:top w:val="none" w:sz="0" w:space="0" w:color="auto"/>
        <w:left w:val="none" w:sz="0" w:space="0" w:color="auto"/>
        <w:bottom w:val="none" w:sz="0" w:space="0" w:color="auto"/>
        <w:right w:val="none" w:sz="0" w:space="0" w:color="auto"/>
      </w:divBdr>
    </w:div>
    <w:div w:id="624314768">
      <w:bodyDiv w:val="1"/>
      <w:marLeft w:val="0"/>
      <w:marRight w:val="0"/>
      <w:marTop w:val="0"/>
      <w:marBottom w:val="0"/>
      <w:divBdr>
        <w:top w:val="none" w:sz="0" w:space="0" w:color="auto"/>
        <w:left w:val="none" w:sz="0" w:space="0" w:color="auto"/>
        <w:bottom w:val="none" w:sz="0" w:space="0" w:color="auto"/>
        <w:right w:val="none" w:sz="0" w:space="0" w:color="auto"/>
      </w:divBdr>
    </w:div>
    <w:div w:id="625625959">
      <w:bodyDiv w:val="1"/>
      <w:marLeft w:val="0"/>
      <w:marRight w:val="0"/>
      <w:marTop w:val="0"/>
      <w:marBottom w:val="0"/>
      <w:divBdr>
        <w:top w:val="none" w:sz="0" w:space="0" w:color="auto"/>
        <w:left w:val="none" w:sz="0" w:space="0" w:color="auto"/>
        <w:bottom w:val="none" w:sz="0" w:space="0" w:color="auto"/>
        <w:right w:val="none" w:sz="0" w:space="0" w:color="auto"/>
      </w:divBdr>
    </w:div>
    <w:div w:id="646934795">
      <w:bodyDiv w:val="1"/>
      <w:marLeft w:val="0"/>
      <w:marRight w:val="0"/>
      <w:marTop w:val="0"/>
      <w:marBottom w:val="0"/>
      <w:divBdr>
        <w:top w:val="none" w:sz="0" w:space="0" w:color="auto"/>
        <w:left w:val="none" w:sz="0" w:space="0" w:color="auto"/>
        <w:bottom w:val="none" w:sz="0" w:space="0" w:color="auto"/>
        <w:right w:val="none" w:sz="0" w:space="0" w:color="auto"/>
      </w:divBdr>
    </w:div>
    <w:div w:id="649485184">
      <w:bodyDiv w:val="1"/>
      <w:marLeft w:val="0"/>
      <w:marRight w:val="0"/>
      <w:marTop w:val="0"/>
      <w:marBottom w:val="0"/>
      <w:divBdr>
        <w:top w:val="none" w:sz="0" w:space="0" w:color="auto"/>
        <w:left w:val="none" w:sz="0" w:space="0" w:color="auto"/>
        <w:bottom w:val="none" w:sz="0" w:space="0" w:color="auto"/>
        <w:right w:val="none" w:sz="0" w:space="0" w:color="auto"/>
      </w:divBdr>
    </w:div>
    <w:div w:id="652486861">
      <w:bodyDiv w:val="1"/>
      <w:marLeft w:val="0"/>
      <w:marRight w:val="0"/>
      <w:marTop w:val="0"/>
      <w:marBottom w:val="0"/>
      <w:divBdr>
        <w:top w:val="none" w:sz="0" w:space="0" w:color="auto"/>
        <w:left w:val="none" w:sz="0" w:space="0" w:color="auto"/>
        <w:bottom w:val="none" w:sz="0" w:space="0" w:color="auto"/>
        <w:right w:val="none" w:sz="0" w:space="0" w:color="auto"/>
      </w:divBdr>
    </w:div>
    <w:div w:id="656691180">
      <w:bodyDiv w:val="1"/>
      <w:marLeft w:val="0"/>
      <w:marRight w:val="0"/>
      <w:marTop w:val="0"/>
      <w:marBottom w:val="0"/>
      <w:divBdr>
        <w:top w:val="none" w:sz="0" w:space="0" w:color="auto"/>
        <w:left w:val="none" w:sz="0" w:space="0" w:color="auto"/>
        <w:bottom w:val="none" w:sz="0" w:space="0" w:color="auto"/>
        <w:right w:val="none" w:sz="0" w:space="0" w:color="auto"/>
      </w:divBdr>
    </w:div>
    <w:div w:id="658965489">
      <w:bodyDiv w:val="1"/>
      <w:marLeft w:val="0"/>
      <w:marRight w:val="0"/>
      <w:marTop w:val="0"/>
      <w:marBottom w:val="0"/>
      <w:divBdr>
        <w:top w:val="none" w:sz="0" w:space="0" w:color="auto"/>
        <w:left w:val="none" w:sz="0" w:space="0" w:color="auto"/>
        <w:bottom w:val="none" w:sz="0" w:space="0" w:color="auto"/>
        <w:right w:val="none" w:sz="0" w:space="0" w:color="auto"/>
      </w:divBdr>
    </w:div>
    <w:div w:id="681052471">
      <w:bodyDiv w:val="1"/>
      <w:marLeft w:val="0"/>
      <w:marRight w:val="0"/>
      <w:marTop w:val="0"/>
      <w:marBottom w:val="0"/>
      <w:divBdr>
        <w:top w:val="none" w:sz="0" w:space="0" w:color="auto"/>
        <w:left w:val="none" w:sz="0" w:space="0" w:color="auto"/>
        <w:bottom w:val="none" w:sz="0" w:space="0" w:color="auto"/>
        <w:right w:val="none" w:sz="0" w:space="0" w:color="auto"/>
      </w:divBdr>
    </w:div>
    <w:div w:id="698362903">
      <w:bodyDiv w:val="1"/>
      <w:marLeft w:val="0"/>
      <w:marRight w:val="0"/>
      <w:marTop w:val="0"/>
      <w:marBottom w:val="0"/>
      <w:divBdr>
        <w:top w:val="none" w:sz="0" w:space="0" w:color="auto"/>
        <w:left w:val="none" w:sz="0" w:space="0" w:color="auto"/>
        <w:bottom w:val="none" w:sz="0" w:space="0" w:color="auto"/>
        <w:right w:val="none" w:sz="0" w:space="0" w:color="auto"/>
      </w:divBdr>
    </w:div>
    <w:div w:id="704332681">
      <w:bodyDiv w:val="1"/>
      <w:marLeft w:val="0"/>
      <w:marRight w:val="0"/>
      <w:marTop w:val="0"/>
      <w:marBottom w:val="0"/>
      <w:divBdr>
        <w:top w:val="none" w:sz="0" w:space="0" w:color="auto"/>
        <w:left w:val="none" w:sz="0" w:space="0" w:color="auto"/>
        <w:bottom w:val="none" w:sz="0" w:space="0" w:color="auto"/>
        <w:right w:val="none" w:sz="0" w:space="0" w:color="auto"/>
      </w:divBdr>
    </w:div>
    <w:div w:id="709845790">
      <w:bodyDiv w:val="1"/>
      <w:marLeft w:val="0"/>
      <w:marRight w:val="0"/>
      <w:marTop w:val="0"/>
      <w:marBottom w:val="0"/>
      <w:divBdr>
        <w:top w:val="none" w:sz="0" w:space="0" w:color="auto"/>
        <w:left w:val="none" w:sz="0" w:space="0" w:color="auto"/>
        <w:bottom w:val="none" w:sz="0" w:space="0" w:color="auto"/>
        <w:right w:val="none" w:sz="0" w:space="0" w:color="auto"/>
      </w:divBdr>
    </w:div>
    <w:div w:id="724764183">
      <w:bodyDiv w:val="1"/>
      <w:marLeft w:val="0"/>
      <w:marRight w:val="0"/>
      <w:marTop w:val="0"/>
      <w:marBottom w:val="0"/>
      <w:divBdr>
        <w:top w:val="none" w:sz="0" w:space="0" w:color="auto"/>
        <w:left w:val="none" w:sz="0" w:space="0" w:color="auto"/>
        <w:bottom w:val="none" w:sz="0" w:space="0" w:color="auto"/>
        <w:right w:val="none" w:sz="0" w:space="0" w:color="auto"/>
      </w:divBdr>
    </w:div>
    <w:div w:id="730008190">
      <w:bodyDiv w:val="1"/>
      <w:marLeft w:val="0"/>
      <w:marRight w:val="0"/>
      <w:marTop w:val="0"/>
      <w:marBottom w:val="0"/>
      <w:divBdr>
        <w:top w:val="none" w:sz="0" w:space="0" w:color="auto"/>
        <w:left w:val="none" w:sz="0" w:space="0" w:color="auto"/>
        <w:bottom w:val="none" w:sz="0" w:space="0" w:color="auto"/>
        <w:right w:val="none" w:sz="0" w:space="0" w:color="auto"/>
      </w:divBdr>
    </w:div>
    <w:div w:id="738090927">
      <w:bodyDiv w:val="1"/>
      <w:marLeft w:val="0"/>
      <w:marRight w:val="0"/>
      <w:marTop w:val="0"/>
      <w:marBottom w:val="0"/>
      <w:divBdr>
        <w:top w:val="none" w:sz="0" w:space="0" w:color="auto"/>
        <w:left w:val="none" w:sz="0" w:space="0" w:color="auto"/>
        <w:bottom w:val="none" w:sz="0" w:space="0" w:color="auto"/>
        <w:right w:val="none" w:sz="0" w:space="0" w:color="auto"/>
      </w:divBdr>
    </w:div>
    <w:div w:id="742869219">
      <w:bodyDiv w:val="1"/>
      <w:marLeft w:val="0"/>
      <w:marRight w:val="0"/>
      <w:marTop w:val="0"/>
      <w:marBottom w:val="0"/>
      <w:divBdr>
        <w:top w:val="none" w:sz="0" w:space="0" w:color="auto"/>
        <w:left w:val="none" w:sz="0" w:space="0" w:color="auto"/>
        <w:bottom w:val="none" w:sz="0" w:space="0" w:color="auto"/>
        <w:right w:val="none" w:sz="0" w:space="0" w:color="auto"/>
      </w:divBdr>
    </w:div>
    <w:div w:id="747189011">
      <w:bodyDiv w:val="1"/>
      <w:marLeft w:val="0"/>
      <w:marRight w:val="0"/>
      <w:marTop w:val="0"/>
      <w:marBottom w:val="0"/>
      <w:divBdr>
        <w:top w:val="none" w:sz="0" w:space="0" w:color="auto"/>
        <w:left w:val="none" w:sz="0" w:space="0" w:color="auto"/>
        <w:bottom w:val="none" w:sz="0" w:space="0" w:color="auto"/>
        <w:right w:val="none" w:sz="0" w:space="0" w:color="auto"/>
      </w:divBdr>
    </w:div>
    <w:div w:id="747926371">
      <w:bodyDiv w:val="1"/>
      <w:marLeft w:val="0"/>
      <w:marRight w:val="0"/>
      <w:marTop w:val="0"/>
      <w:marBottom w:val="0"/>
      <w:divBdr>
        <w:top w:val="none" w:sz="0" w:space="0" w:color="auto"/>
        <w:left w:val="none" w:sz="0" w:space="0" w:color="auto"/>
        <w:bottom w:val="none" w:sz="0" w:space="0" w:color="auto"/>
        <w:right w:val="none" w:sz="0" w:space="0" w:color="auto"/>
      </w:divBdr>
    </w:div>
    <w:div w:id="749543620">
      <w:bodyDiv w:val="1"/>
      <w:marLeft w:val="0"/>
      <w:marRight w:val="0"/>
      <w:marTop w:val="0"/>
      <w:marBottom w:val="0"/>
      <w:divBdr>
        <w:top w:val="none" w:sz="0" w:space="0" w:color="auto"/>
        <w:left w:val="none" w:sz="0" w:space="0" w:color="auto"/>
        <w:bottom w:val="none" w:sz="0" w:space="0" w:color="auto"/>
        <w:right w:val="none" w:sz="0" w:space="0" w:color="auto"/>
      </w:divBdr>
    </w:div>
    <w:div w:id="757019990">
      <w:bodyDiv w:val="1"/>
      <w:marLeft w:val="0"/>
      <w:marRight w:val="0"/>
      <w:marTop w:val="0"/>
      <w:marBottom w:val="0"/>
      <w:divBdr>
        <w:top w:val="none" w:sz="0" w:space="0" w:color="auto"/>
        <w:left w:val="none" w:sz="0" w:space="0" w:color="auto"/>
        <w:bottom w:val="none" w:sz="0" w:space="0" w:color="auto"/>
        <w:right w:val="none" w:sz="0" w:space="0" w:color="auto"/>
      </w:divBdr>
    </w:div>
    <w:div w:id="764308778">
      <w:bodyDiv w:val="1"/>
      <w:marLeft w:val="0"/>
      <w:marRight w:val="0"/>
      <w:marTop w:val="0"/>
      <w:marBottom w:val="0"/>
      <w:divBdr>
        <w:top w:val="none" w:sz="0" w:space="0" w:color="auto"/>
        <w:left w:val="none" w:sz="0" w:space="0" w:color="auto"/>
        <w:bottom w:val="none" w:sz="0" w:space="0" w:color="auto"/>
        <w:right w:val="none" w:sz="0" w:space="0" w:color="auto"/>
      </w:divBdr>
      <w:divsChild>
        <w:div w:id="182980447">
          <w:marLeft w:val="446"/>
          <w:marRight w:val="0"/>
          <w:marTop w:val="0"/>
          <w:marBottom w:val="0"/>
          <w:divBdr>
            <w:top w:val="none" w:sz="0" w:space="0" w:color="auto"/>
            <w:left w:val="none" w:sz="0" w:space="0" w:color="auto"/>
            <w:bottom w:val="none" w:sz="0" w:space="0" w:color="auto"/>
            <w:right w:val="none" w:sz="0" w:space="0" w:color="auto"/>
          </w:divBdr>
        </w:div>
        <w:div w:id="357045248">
          <w:marLeft w:val="446"/>
          <w:marRight w:val="0"/>
          <w:marTop w:val="0"/>
          <w:marBottom w:val="0"/>
          <w:divBdr>
            <w:top w:val="none" w:sz="0" w:space="0" w:color="auto"/>
            <w:left w:val="none" w:sz="0" w:space="0" w:color="auto"/>
            <w:bottom w:val="none" w:sz="0" w:space="0" w:color="auto"/>
            <w:right w:val="none" w:sz="0" w:space="0" w:color="auto"/>
          </w:divBdr>
        </w:div>
        <w:div w:id="690180046">
          <w:marLeft w:val="446"/>
          <w:marRight w:val="0"/>
          <w:marTop w:val="0"/>
          <w:marBottom w:val="0"/>
          <w:divBdr>
            <w:top w:val="none" w:sz="0" w:space="0" w:color="auto"/>
            <w:left w:val="none" w:sz="0" w:space="0" w:color="auto"/>
            <w:bottom w:val="none" w:sz="0" w:space="0" w:color="auto"/>
            <w:right w:val="none" w:sz="0" w:space="0" w:color="auto"/>
          </w:divBdr>
        </w:div>
        <w:div w:id="1787429838">
          <w:marLeft w:val="446"/>
          <w:marRight w:val="0"/>
          <w:marTop w:val="0"/>
          <w:marBottom w:val="0"/>
          <w:divBdr>
            <w:top w:val="none" w:sz="0" w:space="0" w:color="auto"/>
            <w:left w:val="none" w:sz="0" w:space="0" w:color="auto"/>
            <w:bottom w:val="none" w:sz="0" w:space="0" w:color="auto"/>
            <w:right w:val="none" w:sz="0" w:space="0" w:color="auto"/>
          </w:divBdr>
        </w:div>
      </w:divsChild>
    </w:div>
    <w:div w:id="769155336">
      <w:bodyDiv w:val="1"/>
      <w:marLeft w:val="0"/>
      <w:marRight w:val="0"/>
      <w:marTop w:val="0"/>
      <w:marBottom w:val="0"/>
      <w:divBdr>
        <w:top w:val="none" w:sz="0" w:space="0" w:color="auto"/>
        <w:left w:val="none" w:sz="0" w:space="0" w:color="auto"/>
        <w:bottom w:val="none" w:sz="0" w:space="0" w:color="auto"/>
        <w:right w:val="none" w:sz="0" w:space="0" w:color="auto"/>
      </w:divBdr>
    </w:div>
    <w:div w:id="773982106">
      <w:bodyDiv w:val="1"/>
      <w:marLeft w:val="0"/>
      <w:marRight w:val="0"/>
      <w:marTop w:val="0"/>
      <w:marBottom w:val="0"/>
      <w:divBdr>
        <w:top w:val="none" w:sz="0" w:space="0" w:color="auto"/>
        <w:left w:val="none" w:sz="0" w:space="0" w:color="auto"/>
        <w:bottom w:val="none" w:sz="0" w:space="0" w:color="auto"/>
        <w:right w:val="none" w:sz="0" w:space="0" w:color="auto"/>
      </w:divBdr>
    </w:div>
    <w:div w:id="799374869">
      <w:bodyDiv w:val="1"/>
      <w:marLeft w:val="0"/>
      <w:marRight w:val="0"/>
      <w:marTop w:val="0"/>
      <w:marBottom w:val="0"/>
      <w:divBdr>
        <w:top w:val="none" w:sz="0" w:space="0" w:color="auto"/>
        <w:left w:val="none" w:sz="0" w:space="0" w:color="auto"/>
        <w:bottom w:val="none" w:sz="0" w:space="0" w:color="auto"/>
        <w:right w:val="none" w:sz="0" w:space="0" w:color="auto"/>
      </w:divBdr>
    </w:div>
    <w:div w:id="810100468">
      <w:bodyDiv w:val="1"/>
      <w:marLeft w:val="0"/>
      <w:marRight w:val="0"/>
      <w:marTop w:val="0"/>
      <w:marBottom w:val="0"/>
      <w:divBdr>
        <w:top w:val="none" w:sz="0" w:space="0" w:color="auto"/>
        <w:left w:val="none" w:sz="0" w:space="0" w:color="auto"/>
        <w:bottom w:val="none" w:sz="0" w:space="0" w:color="auto"/>
        <w:right w:val="none" w:sz="0" w:space="0" w:color="auto"/>
      </w:divBdr>
    </w:div>
    <w:div w:id="810827801">
      <w:bodyDiv w:val="1"/>
      <w:marLeft w:val="0"/>
      <w:marRight w:val="0"/>
      <w:marTop w:val="0"/>
      <w:marBottom w:val="0"/>
      <w:divBdr>
        <w:top w:val="none" w:sz="0" w:space="0" w:color="auto"/>
        <w:left w:val="none" w:sz="0" w:space="0" w:color="auto"/>
        <w:bottom w:val="none" w:sz="0" w:space="0" w:color="auto"/>
        <w:right w:val="none" w:sz="0" w:space="0" w:color="auto"/>
      </w:divBdr>
    </w:div>
    <w:div w:id="811484856">
      <w:bodyDiv w:val="1"/>
      <w:marLeft w:val="0"/>
      <w:marRight w:val="0"/>
      <w:marTop w:val="0"/>
      <w:marBottom w:val="0"/>
      <w:divBdr>
        <w:top w:val="none" w:sz="0" w:space="0" w:color="auto"/>
        <w:left w:val="none" w:sz="0" w:space="0" w:color="auto"/>
        <w:bottom w:val="none" w:sz="0" w:space="0" w:color="auto"/>
        <w:right w:val="none" w:sz="0" w:space="0" w:color="auto"/>
      </w:divBdr>
    </w:div>
    <w:div w:id="814419459">
      <w:bodyDiv w:val="1"/>
      <w:marLeft w:val="0"/>
      <w:marRight w:val="0"/>
      <w:marTop w:val="0"/>
      <w:marBottom w:val="0"/>
      <w:divBdr>
        <w:top w:val="none" w:sz="0" w:space="0" w:color="auto"/>
        <w:left w:val="none" w:sz="0" w:space="0" w:color="auto"/>
        <w:bottom w:val="none" w:sz="0" w:space="0" w:color="auto"/>
        <w:right w:val="none" w:sz="0" w:space="0" w:color="auto"/>
      </w:divBdr>
    </w:div>
    <w:div w:id="826358646">
      <w:bodyDiv w:val="1"/>
      <w:marLeft w:val="0"/>
      <w:marRight w:val="0"/>
      <w:marTop w:val="0"/>
      <w:marBottom w:val="0"/>
      <w:divBdr>
        <w:top w:val="none" w:sz="0" w:space="0" w:color="auto"/>
        <w:left w:val="none" w:sz="0" w:space="0" w:color="auto"/>
        <w:bottom w:val="none" w:sz="0" w:space="0" w:color="auto"/>
        <w:right w:val="none" w:sz="0" w:space="0" w:color="auto"/>
      </w:divBdr>
    </w:div>
    <w:div w:id="833841625">
      <w:bodyDiv w:val="1"/>
      <w:marLeft w:val="0"/>
      <w:marRight w:val="0"/>
      <w:marTop w:val="0"/>
      <w:marBottom w:val="0"/>
      <w:divBdr>
        <w:top w:val="none" w:sz="0" w:space="0" w:color="auto"/>
        <w:left w:val="none" w:sz="0" w:space="0" w:color="auto"/>
        <w:bottom w:val="none" w:sz="0" w:space="0" w:color="auto"/>
        <w:right w:val="none" w:sz="0" w:space="0" w:color="auto"/>
      </w:divBdr>
    </w:div>
    <w:div w:id="839925796">
      <w:bodyDiv w:val="1"/>
      <w:marLeft w:val="0"/>
      <w:marRight w:val="0"/>
      <w:marTop w:val="0"/>
      <w:marBottom w:val="0"/>
      <w:divBdr>
        <w:top w:val="none" w:sz="0" w:space="0" w:color="auto"/>
        <w:left w:val="none" w:sz="0" w:space="0" w:color="auto"/>
        <w:bottom w:val="none" w:sz="0" w:space="0" w:color="auto"/>
        <w:right w:val="none" w:sz="0" w:space="0" w:color="auto"/>
      </w:divBdr>
    </w:div>
    <w:div w:id="842205016">
      <w:bodyDiv w:val="1"/>
      <w:marLeft w:val="0"/>
      <w:marRight w:val="0"/>
      <w:marTop w:val="0"/>
      <w:marBottom w:val="0"/>
      <w:divBdr>
        <w:top w:val="none" w:sz="0" w:space="0" w:color="auto"/>
        <w:left w:val="none" w:sz="0" w:space="0" w:color="auto"/>
        <w:bottom w:val="none" w:sz="0" w:space="0" w:color="auto"/>
        <w:right w:val="none" w:sz="0" w:space="0" w:color="auto"/>
      </w:divBdr>
    </w:div>
    <w:div w:id="844127803">
      <w:bodyDiv w:val="1"/>
      <w:marLeft w:val="0"/>
      <w:marRight w:val="0"/>
      <w:marTop w:val="0"/>
      <w:marBottom w:val="0"/>
      <w:divBdr>
        <w:top w:val="none" w:sz="0" w:space="0" w:color="auto"/>
        <w:left w:val="none" w:sz="0" w:space="0" w:color="auto"/>
        <w:bottom w:val="none" w:sz="0" w:space="0" w:color="auto"/>
        <w:right w:val="none" w:sz="0" w:space="0" w:color="auto"/>
      </w:divBdr>
    </w:div>
    <w:div w:id="851721000">
      <w:bodyDiv w:val="1"/>
      <w:marLeft w:val="0"/>
      <w:marRight w:val="0"/>
      <w:marTop w:val="0"/>
      <w:marBottom w:val="0"/>
      <w:divBdr>
        <w:top w:val="none" w:sz="0" w:space="0" w:color="auto"/>
        <w:left w:val="none" w:sz="0" w:space="0" w:color="auto"/>
        <w:bottom w:val="none" w:sz="0" w:space="0" w:color="auto"/>
        <w:right w:val="none" w:sz="0" w:space="0" w:color="auto"/>
      </w:divBdr>
    </w:div>
    <w:div w:id="861167931">
      <w:bodyDiv w:val="1"/>
      <w:marLeft w:val="0"/>
      <w:marRight w:val="0"/>
      <w:marTop w:val="0"/>
      <w:marBottom w:val="0"/>
      <w:divBdr>
        <w:top w:val="none" w:sz="0" w:space="0" w:color="auto"/>
        <w:left w:val="none" w:sz="0" w:space="0" w:color="auto"/>
        <w:bottom w:val="none" w:sz="0" w:space="0" w:color="auto"/>
        <w:right w:val="none" w:sz="0" w:space="0" w:color="auto"/>
      </w:divBdr>
    </w:div>
    <w:div w:id="863177330">
      <w:bodyDiv w:val="1"/>
      <w:marLeft w:val="0"/>
      <w:marRight w:val="0"/>
      <w:marTop w:val="0"/>
      <w:marBottom w:val="0"/>
      <w:divBdr>
        <w:top w:val="none" w:sz="0" w:space="0" w:color="auto"/>
        <w:left w:val="none" w:sz="0" w:space="0" w:color="auto"/>
        <w:bottom w:val="none" w:sz="0" w:space="0" w:color="auto"/>
        <w:right w:val="none" w:sz="0" w:space="0" w:color="auto"/>
      </w:divBdr>
    </w:div>
    <w:div w:id="866917897">
      <w:bodyDiv w:val="1"/>
      <w:marLeft w:val="0"/>
      <w:marRight w:val="0"/>
      <w:marTop w:val="0"/>
      <w:marBottom w:val="0"/>
      <w:divBdr>
        <w:top w:val="none" w:sz="0" w:space="0" w:color="auto"/>
        <w:left w:val="none" w:sz="0" w:space="0" w:color="auto"/>
        <w:bottom w:val="none" w:sz="0" w:space="0" w:color="auto"/>
        <w:right w:val="none" w:sz="0" w:space="0" w:color="auto"/>
      </w:divBdr>
    </w:div>
    <w:div w:id="870413153">
      <w:bodyDiv w:val="1"/>
      <w:marLeft w:val="0"/>
      <w:marRight w:val="0"/>
      <w:marTop w:val="0"/>
      <w:marBottom w:val="0"/>
      <w:divBdr>
        <w:top w:val="none" w:sz="0" w:space="0" w:color="auto"/>
        <w:left w:val="none" w:sz="0" w:space="0" w:color="auto"/>
        <w:bottom w:val="none" w:sz="0" w:space="0" w:color="auto"/>
        <w:right w:val="none" w:sz="0" w:space="0" w:color="auto"/>
      </w:divBdr>
    </w:div>
    <w:div w:id="877275521">
      <w:bodyDiv w:val="1"/>
      <w:marLeft w:val="0"/>
      <w:marRight w:val="0"/>
      <w:marTop w:val="0"/>
      <w:marBottom w:val="0"/>
      <w:divBdr>
        <w:top w:val="none" w:sz="0" w:space="0" w:color="auto"/>
        <w:left w:val="none" w:sz="0" w:space="0" w:color="auto"/>
        <w:bottom w:val="none" w:sz="0" w:space="0" w:color="auto"/>
        <w:right w:val="none" w:sz="0" w:space="0" w:color="auto"/>
      </w:divBdr>
    </w:div>
    <w:div w:id="877739565">
      <w:bodyDiv w:val="1"/>
      <w:marLeft w:val="0"/>
      <w:marRight w:val="0"/>
      <w:marTop w:val="0"/>
      <w:marBottom w:val="0"/>
      <w:divBdr>
        <w:top w:val="none" w:sz="0" w:space="0" w:color="auto"/>
        <w:left w:val="none" w:sz="0" w:space="0" w:color="auto"/>
        <w:bottom w:val="none" w:sz="0" w:space="0" w:color="auto"/>
        <w:right w:val="none" w:sz="0" w:space="0" w:color="auto"/>
      </w:divBdr>
    </w:div>
    <w:div w:id="881332231">
      <w:bodyDiv w:val="1"/>
      <w:marLeft w:val="0"/>
      <w:marRight w:val="0"/>
      <w:marTop w:val="0"/>
      <w:marBottom w:val="0"/>
      <w:divBdr>
        <w:top w:val="none" w:sz="0" w:space="0" w:color="auto"/>
        <w:left w:val="none" w:sz="0" w:space="0" w:color="auto"/>
        <w:bottom w:val="none" w:sz="0" w:space="0" w:color="auto"/>
        <w:right w:val="none" w:sz="0" w:space="0" w:color="auto"/>
      </w:divBdr>
    </w:div>
    <w:div w:id="882837504">
      <w:bodyDiv w:val="1"/>
      <w:marLeft w:val="0"/>
      <w:marRight w:val="0"/>
      <w:marTop w:val="0"/>
      <w:marBottom w:val="0"/>
      <w:divBdr>
        <w:top w:val="none" w:sz="0" w:space="0" w:color="auto"/>
        <w:left w:val="none" w:sz="0" w:space="0" w:color="auto"/>
        <w:bottom w:val="none" w:sz="0" w:space="0" w:color="auto"/>
        <w:right w:val="none" w:sz="0" w:space="0" w:color="auto"/>
      </w:divBdr>
    </w:div>
    <w:div w:id="892691918">
      <w:bodyDiv w:val="1"/>
      <w:marLeft w:val="0"/>
      <w:marRight w:val="0"/>
      <w:marTop w:val="0"/>
      <w:marBottom w:val="0"/>
      <w:divBdr>
        <w:top w:val="none" w:sz="0" w:space="0" w:color="auto"/>
        <w:left w:val="none" w:sz="0" w:space="0" w:color="auto"/>
        <w:bottom w:val="none" w:sz="0" w:space="0" w:color="auto"/>
        <w:right w:val="none" w:sz="0" w:space="0" w:color="auto"/>
      </w:divBdr>
    </w:div>
    <w:div w:id="894850543">
      <w:bodyDiv w:val="1"/>
      <w:marLeft w:val="0"/>
      <w:marRight w:val="0"/>
      <w:marTop w:val="0"/>
      <w:marBottom w:val="0"/>
      <w:divBdr>
        <w:top w:val="none" w:sz="0" w:space="0" w:color="auto"/>
        <w:left w:val="none" w:sz="0" w:space="0" w:color="auto"/>
        <w:bottom w:val="none" w:sz="0" w:space="0" w:color="auto"/>
        <w:right w:val="none" w:sz="0" w:space="0" w:color="auto"/>
      </w:divBdr>
    </w:div>
    <w:div w:id="897738795">
      <w:bodyDiv w:val="1"/>
      <w:marLeft w:val="0"/>
      <w:marRight w:val="0"/>
      <w:marTop w:val="0"/>
      <w:marBottom w:val="0"/>
      <w:divBdr>
        <w:top w:val="none" w:sz="0" w:space="0" w:color="auto"/>
        <w:left w:val="none" w:sz="0" w:space="0" w:color="auto"/>
        <w:bottom w:val="none" w:sz="0" w:space="0" w:color="auto"/>
        <w:right w:val="none" w:sz="0" w:space="0" w:color="auto"/>
      </w:divBdr>
    </w:div>
    <w:div w:id="898202352">
      <w:bodyDiv w:val="1"/>
      <w:marLeft w:val="0"/>
      <w:marRight w:val="0"/>
      <w:marTop w:val="0"/>
      <w:marBottom w:val="0"/>
      <w:divBdr>
        <w:top w:val="none" w:sz="0" w:space="0" w:color="auto"/>
        <w:left w:val="none" w:sz="0" w:space="0" w:color="auto"/>
        <w:bottom w:val="none" w:sz="0" w:space="0" w:color="auto"/>
        <w:right w:val="none" w:sz="0" w:space="0" w:color="auto"/>
      </w:divBdr>
    </w:div>
    <w:div w:id="902450578">
      <w:bodyDiv w:val="1"/>
      <w:marLeft w:val="0"/>
      <w:marRight w:val="0"/>
      <w:marTop w:val="0"/>
      <w:marBottom w:val="0"/>
      <w:divBdr>
        <w:top w:val="none" w:sz="0" w:space="0" w:color="auto"/>
        <w:left w:val="none" w:sz="0" w:space="0" w:color="auto"/>
        <w:bottom w:val="none" w:sz="0" w:space="0" w:color="auto"/>
        <w:right w:val="none" w:sz="0" w:space="0" w:color="auto"/>
      </w:divBdr>
    </w:div>
    <w:div w:id="903954434">
      <w:bodyDiv w:val="1"/>
      <w:marLeft w:val="0"/>
      <w:marRight w:val="0"/>
      <w:marTop w:val="0"/>
      <w:marBottom w:val="0"/>
      <w:divBdr>
        <w:top w:val="none" w:sz="0" w:space="0" w:color="auto"/>
        <w:left w:val="none" w:sz="0" w:space="0" w:color="auto"/>
        <w:bottom w:val="none" w:sz="0" w:space="0" w:color="auto"/>
        <w:right w:val="none" w:sz="0" w:space="0" w:color="auto"/>
      </w:divBdr>
    </w:div>
    <w:div w:id="913733726">
      <w:bodyDiv w:val="1"/>
      <w:marLeft w:val="0"/>
      <w:marRight w:val="0"/>
      <w:marTop w:val="0"/>
      <w:marBottom w:val="0"/>
      <w:divBdr>
        <w:top w:val="none" w:sz="0" w:space="0" w:color="auto"/>
        <w:left w:val="none" w:sz="0" w:space="0" w:color="auto"/>
        <w:bottom w:val="none" w:sz="0" w:space="0" w:color="auto"/>
        <w:right w:val="none" w:sz="0" w:space="0" w:color="auto"/>
      </w:divBdr>
    </w:div>
    <w:div w:id="913972651">
      <w:bodyDiv w:val="1"/>
      <w:marLeft w:val="0"/>
      <w:marRight w:val="0"/>
      <w:marTop w:val="0"/>
      <w:marBottom w:val="0"/>
      <w:divBdr>
        <w:top w:val="none" w:sz="0" w:space="0" w:color="auto"/>
        <w:left w:val="none" w:sz="0" w:space="0" w:color="auto"/>
        <w:bottom w:val="none" w:sz="0" w:space="0" w:color="auto"/>
        <w:right w:val="none" w:sz="0" w:space="0" w:color="auto"/>
      </w:divBdr>
    </w:div>
    <w:div w:id="922494047">
      <w:bodyDiv w:val="1"/>
      <w:marLeft w:val="0"/>
      <w:marRight w:val="0"/>
      <w:marTop w:val="0"/>
      <w:marBottom w:val="0"/>
      <w:divBdr>
        <w:top w:val="none" w:sz="0" w:space="0" w:color="auto"/>
        <w:left w:val="none" w:sz="0" w:space="0" w:color="auto"/>
        <w:bottom w:val="none" w:sz="0" w:space="0" w:color="auto"/>
        <w:right w:val="none" w:sz="0" w:space="0" w:color="auto"/>
      </w:divBdr>
    </w:div>
    <w:div w:id="938412780">
      <w:bodyDiv w:val="1"/>
      <w:marLeft w:val="0"/>
      <w:marRight w:val="0"/>
      <w:marTop w:val="0"/>
      <w:marBottom w:val="0"/>
      <w:divBdr>
        <w:top w:val="none" w:sz="0" w:space="0" w:color="auto"/>
        <w:left w:val="none" w:sz="0" w:space="0" w:color="auto"/>
        <w:bottom w:val="none" w:sz="0" w:space="0" w:color="auto"/>
        <w:right w:val="none" w:sz="0" w:space="0" w:color="auto"/>
      </w:divBdr>
    </w:div>
    <w:div w:id="959410676">
      <w:bodyDiv w:val="1"/>
      <w:marLeft w:val="0"/>
      <w:marRight w:val="0"/>
      <w:marTop w:val="0"/>
      <w:marBottom w:val="0"/>
      <w:divBdr>
        <w:top w:val="none" w:sz="0" w:space="0" w:color="auto"/>
        <w:left w:val="none" w:sz="0" w:space="0" w:color="auto"/>
        <w:bottom w:val="none" w:sz="0" w:space="0" w:color="auto"/>
        <w:right w:val="none" w:sz="0" w:space="0" w:color="auto"/>
      </w:divBdr>
      <w:divsChild>
        <w:div w:id="1428502349">
          <w:marLeft w:val="446"/>
          <w:marRight w:val="0"/>
          <w:marTop w:val="0"/>
          <w:marBottom w:val="0"/>
          <w:divBdr>
            <w:top w:val="none" w:sz="0" w:space="0" w:color="auto"/>
            <w:left w:val="none" w:sz="0" w:space="0" w:color="auto"/>
            <w:bottom w:val="none" w:sz="0" w:space="0" w:color="auto"/>
            <w:right w:val="none" w:sz="0" w:space="0" w:color="auto"/>
          </w:divBdr>
        </w:div>
        <w:div w:id="504174065">
          <w:marLeft w:val="446"/>
          <w:marRight w:val="0"/>
          <w:marTop w:val="0"/>
          <w:marBottom w:val="0"/>
          <w:divBdr>
            <w:top w:val="none" w:sz="0" w:space="0" w:color="auto"/>
            <w:left w:val="none" w:sz="0" w:space="0" w:color="auto"/>
            <w:bottom w:val="none" w:sz="0" w:space="0" w:color="auto"/>
            <w:right w:val="none" w:sz="0" w:space="0" w:color="auto"/>
          </w:divBdr>
        </w:div>
        <w:div w:id="39013326">
          <w:marLeft w:val="446"/>
          <w:marRight w:val="0"/>
          <w:marTop w:val="0"/>
          <w:marBottom w:val="0"/>
          <w:divBdr>
            <w:top w:val="none" w:sz="0" w:space="0" w:color="auto"/>
            <w:left w:val="none" w:sz="0" w:space="0" w:color="auto"/>
            <w:bottom w:val="none" w:sz="0" w:space="0" w:color="auto"/>
            <w:right w:val="none" w:sz="0" w:space="0" w:color="auto"/>
          </w:divBdr>
        </w:div>
        <w:div w:id="891044030">
          <w:marLeft w:val="1166"/>
          <w:marRight w:val="0"/>
          <w:marTop w:val="0"/>
          <w:marBottom w:val="0"/>
          <w:divBdr>
            <w:top w:val="none" w:sz="0" w:space="0" w:color="auto"/>
            <w:left w:val="none" w:sz="0" w:space="0" w:color="auto"/>
            <w:bottom w:val="none" w:sz="0" w:space="0" w:color="auto"/>
            <w:right w:val="none" w:sz="0" w:space="0" w:color="auto"/>
          </w:divBdr>
        </w:div>
        <w:div w:id="725378100">
          <w:marLeft w:val="1166"/>
          <w:marRight w:val="0"/>
          <w:marTop w:val="0"/>
          <w:marBottom w:val="0"/>
          <w:divBdr>
            <w:top w:val="none" w:sz="0" w:space="0" w:color="auto"/>
            <w:left w:val="none" w:sz="0" w:space="0" w:color="auto"/>
            <w:bottom w:val="none" w:sz="0" w:space="0" w:color="auto"/>
            <w:right w:val="none" w:sz="0" w:space="0" w:color="auto"/>
          </w:divBdr>
        </w:div>
      </w:divsChild>
    </w:div>
    <w:div w:id="968513765">
      <w:bodyDiv w:val="1"/>
      <w:marLeft w:val="0"/>
      <w:marRight w:val="0"/>
      <w:marTop w:val="0"/>
      <w:marBottom w:val="0"/>
      <w:divBdr>
        <w:top w:val="none" w:sz="0" w:space="0" w:color="auto"/>
        <w:left w:val="none" w:sz="0" w:space="0" w:color="auto"/>
        <w:bottom w:val="none" w:sz="0" w:space="0" w:color="auto"/>
        <w:right w:val="none" w:sz="0" w:space="0" w:color="auto"/>
      </w:divBdr>
    </w:div>
    <w:div w:id="972903953">
      <w:bodyDiv w:val="1"/>
      <w:marLeft w:val="0"/>
      <w:marRight w:val="0"/>
      <w:marTop w:val="0"/>
      <w:marBottom w:val="0"/>
      <w:divBdr>
        <w:top w:val="none" w:sz="0" w:space="0" w:color="auto"/>
        <w:left w:val="none" w:sz="0" w:space="0" w:color="auto"/>
        <w:bottom w:val="none" w:sz="0" w:space="0" w:color="auto"/>
        <w:right w:val="none" w:sz="0" w:space="0" w:color="auto"/>
      </w:divBdr>
    </w:div>
    <w:div w:id="975916110">
      <w:bodyDiv w:val="1"/>
      <w:marLeft w:val="0"/>
      <w:marRight w:val="0"/>
      <w:marTop w:val="0"/>
      <w:marBottom w:val="0"/>
      <w:divBdr>
        <w:top w:val="none" w:sz="0" w:space="0" w:color="auto"/>
        <w:left w:val="none" w:sz="0" w:space="0" w:color="auto"/>
        <w:bottom w:val="none" w:sz="0" w:space="0" w:color="auto"/>
        <w:right w:val="none" w:sz="0" w:space="0" w:color="auto"/>
      </w:divBdr>
    </w:div>
    <w:div w:id="993069496">
      <w:bodyDiv w:val="1"/>
      <w:marLeft w:val="0"/>
      <w:marRight w:val="0"/>
      <w:marTop w:val="0"/>
      <w:marBottom w:val="0"/>
      <w:divBdr>
        <w:top w:val="none" w:sz="0" w:space="0" w:color="auto"/>
        <w:left w:val="none" w:sz="0" w:space="0" w:color="auto"/>
        <w:bottom w:val="none" w:sz="0" w:space="0" w:color="auto"/>
        <w:right w:val="none" w:sz="0" w:space="0" w:color="auto"/>
      </w:divBdr>
    </w:div>
    <w:div w:id="995380924">
      <w:bodyDiv w:val="1"/>
      <w:marLeft w:val="0"/>
      <w:marRight w:val="0"/>
      <w:marTop w:val="0"/>
      <w:marBottom w:val="0"/>
      <w:divBdr>
        <w:top w:val="none" w:sz="0" w:space="0" w:color="auto"/>
        <w:left w:val="none" w:sz="0" w:space="0" w:color="auto"/>
        <w:bottom w:val="none" w:sz="0" w:space="0" w:color="auto"/>
        <w:right w:val="none" w:sz="0" w:space="0" w:color="auto"/>
      </w:divBdr>
      <w:divsChild>
        <w:div w:id="1328434470">
          <w:marLeft w:val="547"/>
          <w:marRight w:val="0"/>
          <w:marTop w:val="0"/>
          <w:marBottom w:val="0"/>
          <w:divBdr>
            <w:top w:val="none" w:sz="0" w:space="0" w:color="auto"/>
            <w:left w:val="none" w:sz="0" w:space="0" w:color="auto"/>
            <w:bottom w:val="none" w:sz="0" w:space="0" w:color="auto"/>
            <w:right w:val="none" w:sz="0" w:space="0" w:color="auto"/>
          </w:divBdr>
        </w:div>
        <w:div w:id="1620994038">
          <w:marLeft w:val="547"/>
          <w:marRight w:val="0"/>
          <w:marTop w:val="0"/>
          <w:marBottom w:val="0"/>
          <w:divBdr>
            <w:top w:val="none" w:sz="0" w:space="0" w:color="auto"/>
            <w:left w:val="none" w:sz="0" w:space="0" w:color="auto"/>
            <w:bottom w:val="none" w:sz="0" w:space="0" w:color="auto"/>
            <w:right w:val="none" w:sz="0" w:space="0" w:color="auto"/>
          </w:divBdr>
        </w:div>
        <w:div w:id="122967545">
          <w:marLeft w:val="547"/>
          <w:marRight w:val="0"/>
          <w:marTop w:val="0"/>
          <w:marBottom w:val="0"/>
          <w:divBdr>
            <w:top w:val="none" w:sz="0" w:space="0" w:color="auto"/>
            <w:left w:val="none" w:sz="0" w:space="0" w:color="auto"/>
            <w:bottom w:val="none" w:sz="0" w:space="0" w:color="auto"/>
            <w:right w:val="none" w:sz="0" w:space="0" w:color="auto"/>
          </w:divBdr>
        </w:div>
        <w:div w:id="793597823">
          <w:marLeft w:val="547"/>
          <w:marRight w:val="0"/>
          <w:marTop w:val="0"/>
          <w:marBottom w:val="0"/>
          <w:divBdr>
            <w:top w:val="none" w:sz="0" w:space="0" w:color="auto"/>
            <w:left w:val="none" w:sz="0" w:space="0" w:color="auto"/>
            <w:bottom w:val="none" w:sz="0" w:space="0" w:color="auto"/>
            <w:right w:val="none" w:sz="0" w:space="0" w:color="auto"/>
          </w:divBdr>
        </w:div>
        <w:div w:id="1435511709">
          <w:marLeft w:val="547"/>
          <w:marRight w:val="0"/>
          <w:marTop w:val="0"/>
          <w:marBottom w:val="0"/>
          <w:divBdr>
            <w:top w:val="none" w:sz="0" w:space="0" w:color="auto"/>
            <w:left w:val="none" w:sz="0" w:space="0" w:color="auto"/>
            <w:bottom w:val="none" w:sz="0" w:space="0" w:color="auto"/>
            <w:right w:val="none" w:sz="0" w:space="0" w:color="auto"/>
          </w:divBdr>
        </w:div>
      </w:divsChild>
    </w:div>
    <w:div w:id="1001006386">
      <w:bodyDiv w:val="1"/>
      <w:marLeft w:val="0"/>
      <w:marRight w:val="0"/>
      <w:marTop w:val="0"/>
      <w:marBottom w:val="0"/>
      <w:divBdr>
        <w:top w:val="none" w:sz="0" w:space="0" w:color="auto"/>
        <w:left w:val="none" w:sz="0" w:space="0" w:color="auto"/>
        <w:bottom w:val="none" w:sz="0" w:space="0" w:color="auto"/>
        <w:right w:val="none" w:sz="0" w:space="0" w:color="auto"/>
      </w:divBdr>
    </w:div>
    <w:div w:id="1003315415">
      <w:bodyDiv w:val="1"/>
      <w:marLeft w:val="0"/>
      <w:marRight w:val="0"/>
      <w:marTop w:val="0"/>
      <w:marBottom w:val="0"/>
      <w:divBdr>
        <w:top w:val="none" w:sz="0" w:space="0" w:color="auto"/>
        <w:left w:val="none" w:sz="0" w:space="0" w:color="auto"/>
        <w:bottom w:val="none" w:sz="0" w:space="0" w:color="auto"/>
        <w:right w:val="none" w:sz="0" w:space="0" w:color="auto"/>
      </w:divBdr>
    </w:div>
    <w:div w:id="1005977778">
      <w:bodyDiv w:val="1"/>
      <w:marLeft w:val="0"/>
      <w:marRight w:val="0"/>
      <w:marTop w:val="0"/>
      <w:marBottom w:val="0"/>
      <w:divBdr>
        <w:top w:val="none" w:sz="0" w:space="0" w:color="auto"/>
        <w:left w:val="none" w:sz="0" w:space="0" w:color="auto"/>
        <w:bottom w:val="none" w:sz="0" w:space="0" w:color="auto"/>
        <w:right w:val="none" w:sz="0" w:space="0" w:color="auto"/>
      </w:divBdr>
    </w:div>
    <w:div w:id="1008872835">
      <w:bodyDiv w:val="1"/>
      <w:marLeft w:val="0"/>
      <w:marRight w:val="0"/>
      <w:marTop w:val="0"/>
      <w:marBottom w:val="0"/>
      <w:divBdr>
        <w:top w:val="none" w:sz="0" w:space="0" w:color="auto"/>
        <w:left w:val="none" w:sz="0" w:space="0" w:color="auto"/>
        <w:bottom w:val="none" w:sz="0" w:space="0" w:color="auto"/>
        <w:right w:val="none" w:sz="0" w:space="0" w:color="auto"/>
      </w:divBdr>
    </w:div>
    <w:div w:id="1018040704">
      <w:bodyDiv w:val="1"/>
      <w:marLeft w:val="0"/>
      <w:marRight w:val="0"/>
      <w:marTop w:val="0"/>
      <w:marBottom w:val="0"/>
      <w:divBdr>
        <w:top w:val="none" w:sz="0" w:space="0" w:color="auto"/>
        <w:left w:val="none" w:sz="0" w:space="0" w:color="auto"/>
        <w:bottom w:val="none" w:sz="0" w:space="0" w:color="auto"/>
        <w:right w:val="none" w:sz="0" w:space="0" w:color="auto"/>
      </w:divBdr>
    </w:div>
    <w:div w:id="1018117016">
      <w:bodyDiv w:val="1"/>
      <w:marLeft w:val="0"/>
      <w:marRight w:val="0"/>
      <w:marTop w:val="0"/>
      <w:marBottom w:val="0"/>
      <w:divBdr>
        <w:top w:val="none" w:sz="0" w:space="0" w:color="auto"/>
        <w:left w:val="none" w:sz="0" w:space="0" w:color="auto"/>
        <w:bottom w:val="none" w:sz="0" w:space="0" w:color="auto"/>
        <w:right w:val="none" w:sz="0" w:space="0" w:color="auto"/>
      </w:divBdr>
    </w:div>
    <w:div w:id="1023627298">
      <w:bodyDiv w:val="1"/>
      <w:marLeft w:val="0"/>
      <w:marRight w:val="0"/>
      <w:marTop w:val="0"/>
      <w:marBottom w:val="0"/>
      <w:divBdr>
        <w:top w:val="none" w:sz="0" w:space="0" w:color="auto"/>
        <w:left w:val="none" w:sz="0" w:space="0" w:color="auto"/>
        <w:bottom w:val="none" w:sz="0" w:space="0" w:color="auto"/>
        <w:right w:val="none" w:sz="0" w:space="0" w:color="auto"/>
      </w:divBdr>
    </w:div>
    <w:div w:id="1025595228">
      <w:bodyDiv w:val="1"/>
      <w:marLeft w:val="0"/>
      <w:marRight w:val="0"/>
      <w:marTop w:val="0"/>
      <w:marBottom w:val="0"/>
      <w:divBdr>
        <w:top w:val="none" w:sz="0" w:space="0" w:color="auto"/>
        <w:left w:val="none" w:sz="0" w:space="0" w:color="auto"/>
        <w:bottom w:val="none" w:sz="0" w:space="0" w:color="auto"/>
        <w:right w:val="none" w:sz="0" w:space="0" w:color="auto"/>
      </w:divBdr>
    </w:div>
    <w:div w:id="1033044852">
      <w:bodyDiv w:val="1"/>
      <w:marLeft w:val="0"/>
      <w:marRight w:val="0"/>
      <w:marTop w:val="0"/>
      <w:marBottom w:val="0"/>
      <w:divBdr>
        <w:top w:val="none" w:sz="0" w:space="0" w:color="auto"/>
        <w:left w:val="none" w:sz="0" w:space="0" w:color="auto"/>
        <w:bottom w:val="none" w:sz="0" w:space="0" w:color="auto"/>
        <w:right w:val="none" w:sz="0" w:space="0" w:color="auto"/>
      </w:divBdr>
    </w:div>
    <w:div w:id="1040515178">
      <w:bodyDiv w:val="1"/>
      <w:marLeft w:val="0"/>
      <w:marRight w:val="0"/>
      <w:marTop w:val="0"/>
      <w:marBottom w:val="0"/>
      <w:divBdr>
        <w:top w:val="none" w:sz="0" w:space="0" w:color="auto"/>
        <w:left w:val="none" w:sz="0" w:space="0" w:color="auto"/>
        <w:bottom w:val="none" w:sz="0" w:space="0" w:color="auto"/>
        <w:right w:val="none" w:sz="0" w:space="0" w:color="auto"/>
      </w:divBdr>
    </w:div>
    <w:div w:id="1051853843">
      <w:bodyDiv w:val="1"/>
      <w:marLeft w:val="0"/>
      <w:marRight w:val="0"/>
      <w:marTop w:val="0"/>
      <w:marBottom w:val="0"/>
      <w:divBdr>
        <w:top w:val="none" w:sz="0" w:space="0" w:color="auto"/>
        <w:left w:val="none" w:sz="0" w:space="0" w:color="auto"/>
        <w:bottom w:val="none" w:sz="0" w:space="0" w:color="auto"/>
        <w:right w:val="none" w:sz="0" w:space="0" w:color="auto"/>
      </w:divBdr>
    </w:div>
    <w:div w:id="1080718045">
      <w:bodyDiv w:val="1"/>
      <w:marLeft w:val="0"/>
      <w:marRight w:val="0"/>
      <w:marTop w:val="0"/>
      <w:marBottom w:val="0"/>
      <w:divBdr>
        <w:top w:val="none" w:sz="0" w:space="0" w:color="auto"/>
        <w:left w:val="none" w:sz="0" w:space="0" w:color="auto"/>
        <w:bottom w:val="none" w:sz="0" w:space="0" w:color="auto"/>
        <w:right w:val="none" w:sz="0" w:space="0" w:color="auto"/>
      </w:divBdr>
    </w:div>
    <w:div w:id="1098985105">
      <w:bodyDiv w:val="1"/>
      <w:marLeft w:val="0"/>
      <w:marRight w:val="0"/>
      <w:marTop w:val="0"/>
      <w:marBottom w:val="0"/>
      <w:divBdr>
        <w:top w:val="none" w:sz="0" w:space="0" w:color="auto"/>
        <w:left w:val="none" w:sz="0" w:space="0" w:color="auto"/>
        <w:bottom w:val="none" w:sz="0" w:space="0" w:color="auto"/>
        <w:right w:val="none" w:sz="0" w:space="0" w:color="auto"/>
      </w:divBdr>
    </w:div>
    <w:div w:id="1107769705">
      <w:bodyDiv w:val="1"/>
      <w:marLeft w:val="0"/>
      <w:marRight w:val="0"/>
      <w:marTop w:val="0"/>
      <w:marBottom w:val="0"/>
      <w:divBdr>
        <w:top w:val="none" w:sz="0" w:space="0" w:color="auto"/>
        <w:left w:val="none" w:sz="0" w:space="0" w:color="auto"/>
        <w:bottom w:val="none" w:sz="0" w:space="0" w:color="auto"/>
        <w:right w:val="none" w:sz="0" w:space="0" w:color="auto"/>
      </w:divBdr>
    </w:div>
    <w:div w:id="1111902879">
      <w:bodyDiv w:val="1"/>
      <w:marLeft w:val="0"/>
      <w:marRight w:val="0"/>
      <w:marTop w:val="0"/>
      <w:marBottom w:val="0"/>
      <w:divBdr>
        <w:top w:val="none" w:sz="0" w:space="0" w:color="auto"/>
        <w:left w:val="none" w:sz="0" w:space="0" w:color="auto"/>
        <w:bottom w:val="none" w:sz="0" w:space="0" w:color="auto"/>
        <w:right w:val="none" w:sz="0" w:space="0" w:color="auto"/>
      </w:divBdr>
    </w:div>
    <w:div w:id="1120802139">
      <w:bodyDiv w:val="1"/>
      <w:marLeft w:val="0"/>
      <w:marRight w:val="0"/>
      <w:marTop w:val="0"/>
      <w:marBottom w:val="0"/>
      <w:divBdr>
        <w:top w:val="none" w:sz="0" w:space="0" w:color="auto"/>
        <w:left w:val="none" w:sz="0" w:space="0" w:color="auto"/>
        <w:bottom w:val="none" w:sz="0" w:space="0" w:color="auto"/>
        <w:right w:val="none" w:sz="0" w:space="0" w:color="auto"/>
      </w:divBdr>
    </w:div>
    <w:div w:id="1129010440">
      <w:bodyDiv w:val="1"/>
      <w:marLeft w:val="0"/>
      <w:marRight w:val="0"/>
      <w:marTop w:val="0"/>
      <w:marBottom w:val="0"/>
      <w:divBdr>
        <w:top w:val="none" w:sz="0" w:space="0" w:color="auto"/>
        <w:left w:val="none" w:sz="0" w:space="0" w:color="auto"/>
        <w:bottom w:val="none" w:sz="0" w:space="0" w:color="auto"/>
        <w:right w:val="none" w:sz="0" w:space="0" w:color="auto"/>
      </w:divBdr>
    </w:div>
    <w:div w:id="1130248937">
      <w:bodyDiv w:val="1"/>
      <w:marLeft w:val="0"/>
      <w:marRight w:val="0"/>
      <w:marTop w:val="0"/>
      <w:marBottom w:val="0"/>
      <w:divBdr>
        <w:top w:val="none" w:sz="0" w:space="0" w:color="auto"/>
        <w:left w:val="none" w:sz="0" w:space="0" w:color="auto"/>
        <w:bottom w:val="none" w:sz="0" w:space="0" w:color="auto"/>
        <w:right w:val="none" w:sz="0" w:space="0" w:color="auto"/>
      </w:divBdr>
    </w:div>
    <w:div w:id="1157185540">
      <w:bodyDiv w:val="1"/>
      <w:marLeft w:val="0"/>
      <w:marRight w:val="0"/>
      <w:marTop w:val="0"/>
      <w:marBottom w:val="0"/>
      <w:divBdr>
        <w:top w:val="none" w:sz="0" w:space="0" w:color="auto"/>
        <w:left w:val="none" w:sz="0" w:space="0" w:color="auto"/>
        <w:bottom w:val="none" w:sz="0" w:space="0" w:color="auto"/>
        <w:right w:val="none" w:sz="0" w:space="0" w:color="auto"/>
      </w:divBdr>
    </w:div>
    <w:div w:id="1170832384">
      <w:bodyDiv w:val="1"/>
      <w:marLeft w:val="0"/>
      <w:marRight w:val="0"/>
      <w:marTop w:val="0"/>
      <w:marBottom w:val="0"/>
      <w:divBdr>
        <w:top w:val="none" w:sz="0" w:space="0" w:color="auto"/>
        <w:left w:val="none" w:sz="0" w:space="0" w:color="auto"/>
        <w:bottom w:val="none" w:sz="0" w:space="0" w:color="auto"/>
        <w:right w:val="none" w:sz="0" w:space="0" w:color="auto"/>
      </w:divBdr>
    </w:div>
    <w:div w:id="1177770427">
      <w:bodyDiv w:val="1"/>
      <w:marLeft w:val="0"/>
      <w:marRight w:val="0"/>
      <w:marTop w:val="0"/>
      <w:marBottom w:val="0"/>
      <w:divBdr>
        <w:top w:val="none" w:sz="0" w:space="0" w:color="auto"/>
        <w:left w:val="none" w:sz="0" w:space="0" w:color="auto"/>
        <w:bottom w:val="none" w:sz="0" w:space="0" w:color="auto"/>
        <w:right w:val="none" w:sz="0" w:space="0" w:color="auto"/>
      </w:divBdr>
    </w:div>
    <w:div w:id="1182162525">
      <w:bodyDiv w:val="1"/>
      <w:marLeft w:val="0"/>
      <w:marRight w:val="0"/>
      <w:marTop w:val="0"/>
      <w:marBottom w:val="0"/>
      <w:divBdr>
        <w:top w:val="none" w:sz="0" w:space="0" w:color="auto"/>
        <w:left w:val="none" w:sz="0" w:space="0" w:color="auto"/>
        <w:bottom w:val="none" w:sz="0" w:space="0" w:color="auto"/>
        <w:right w:val="none" w:sz="0" w:space="0" w:color="auto"/>
      </w:divBdr>
    </w:div>
    <w:div w:id="1191138669">
      <w:bodyDiv w:val="1"/>
      <w:marLeft w:val="0"/>
      <w:marRight w:val="0"/>
      <w:marTop w:val="0"/>
      <w:marBottom w:val="0"/>
      <w:divBdr>
        <w:top w:val="none" w:sz="0" w:space="0" w:color="auto"/>
        <w:left w:val="none" w:sz="0" w:space="0" w:color="auto"/>
        <w:bottom w:val="none" w:sz="0" w:space="0" w:color="auto"/>
        <w:right w:val="none" w:sz="0" w:space="0" w:color="auto"/>
      </w:divBdr>
    </w:div>
    <w:div w:id="1191605160">
      <w:bodyDiv w:val="1"/>
      <w:marLeft w:val="0"/>
      <w:marRight w:val="0"/>
      <w:marTop w:val="0"/>
      <w:marBottom w:val="0"/>
      <w:divBdr>
        <w:top w:val="none" w:sz="0" w:space="0" w:color="auto"/>
        <w:left w:val="none" w:sz="0" w:space="0" w:color="auto"/>
        <w:bottom w:val="none" w:sz="0" w:space="0" w:color="auto"/>
        <w:right w:val="none" w:sz="0" w:space="0" w:color="auto"/>
      </w:divBdr>
    </w:div>
    <w:div w:id="1193180047">
      <w:bodyDiv w:val="1"/>
      <w:marLeft w:val="0"/>
      <w:marRight w:val="0"/>
      <w:marTop w:val="0"/>
      <w:marBottom w:val="0"/>
      <w:divBdr>
        <w:top w:val="none" w:sz="0" w:space="0" w:color="auto"/>
        <w:left w:val="none" w:sz="0" w:space="0" w:color="auto"/>
        <w:bottom w:val="none" w:sz="0" w:space="0" w:color="auto"/>
        <w:right w:val="none" w:sz="0" w:space="0" w:color="auto"/>
      </w:divBdr>
    </w:div>
    <w:div w:id="1197697373">
      <w:bodyDiv w:val="1"/>
      <w:marLeft w:val="0"/>
      <w:marRight w:val="0"/>
      <w:marTop w:val="0"/>
      <w:marBottom w:val="0"/>
      <w:divBdr>
        <w:top w:val="none" w:sz="0" w:space="0" w:color="auto"/>
        <w:left w:val="none" w:sz="0" w:space="0" w:color="auto"/>
        <w:bottom w:val="none" w:sz="0" w:space="0" w:color="auto"/>
        <w:right w:val="none" w:sz="0" w:space="0" w:color="auto"/>
      </w:divBdr>
    </w:div>
    <w:div w:id="1207913141">
      <w:bodyDiv w:val="1"/>
      <w:marLeft w:val="0"/>
      <w:marRight w:val="0"/>
      <w:marTop w:val="0"/>
      <w:marBottom w:val="0"/>
      <w:divBdr>
        <w:top w:val="none" w:sz="0" w:space="0" w:color="auto"/>
        <w:left w:val="none" w:sz="0" w:space="0" w:color="auto"/>
        <w:bottom w:val="none" w:sz="0" w:space="0" w:color="auto"/>
        <w:right w:val="none" w:sz="0" w:space="0" w:color="auto"/>
      </w:divBdr>
    </w:div>
    <w:div w:id="1223757828">
      <w:bodyDiv w:val="1"/>
      <w:marLeft w:val="0"/>
      <w:marRight w:val="0"/>
      <w:marTop w:val="0"/>
      <w:marBottom w:val="0"/>
      <w:divBdr>
        <w:top w:val="none" w:sz="0" w:space="0" w:color="auto"/>
        <w:left w:val="none" w:sz="0" w:space="0" w:color="auto"/>
        <w:bottom w:val="none" w:sz="0" w:space="0" w:color="auto"/>
        <w:right w:val="none" w:sz="0" w:space="0" w:color="auto"/>
      </w:divBdr>
    </w:div>
    <w:div w:id="1241252804">
      <w:bodyDiv w:val="1"/>
      <w:marLeft w:val="0"/>
      <w:marRight w:val="0"/>
      <w:marTop w:val="0"/>
      <w:marBottom w:val="0"/>
      <w:divBdr>
        <w:top w:val="none" w:sz="0" w:space="0" w:color="auto"/>
        <w:left w:val="none" w:sz="0" w:space="0" w:color="auto"/>
        <w:bottom w:val="none" w:sz="0" w:space="0" w:color="auto"/>
        <w:right w:val="none" w:sz="0" w:space="0" w:color="auto"/>
      </w:divBdr>
    </w:div>
    <w:div w:id="1243100419">
      <w:bodyDiv w:val="1"/>
      <w:marLeft w:val="0"/>
      <w:marRight w:val="0"/>
      <w:marTop w:val="0"/>
      <w:marBottom w:val="0"/>
      <w:divBdr>
        <w:top w:val="none" w:sz="0" w:space="0" w:color="auto"/>
        <w:left w:val="none" w:sz="0" w:space="0" w:color="auto"/>
        <w:bottom w:val="none" w:sz="0" w:space="0" w:color="auto"/>
        <w:right w:val="none" w:sz="0" w:space="0" w:color="auto"/>
      </w:divBdr>
    </w:div>
    <w:div w:id="1247113904">
      <w:bodyDiv w:val="1"/>
      <w:marLeft w:val="0"/>
      <w:marRight w:val="0"/>
      <w:marTop w:val="0"/>
      <w:marBottom w:val="0"/>
      <w:divBdr>
        <w:top w:val="none" w:sz="0" w:space="0" w:color="auto"/>
        <w:left w:val="none" w:sz="0" w:space="0" w:color="auto"/>
        <w:bottom w:val="none" w:sz="0" w:space="0" w:color="auto"/>
        <w:right w:val="none" w:sz="0" w:space="0" w:color="auto"/>
      </w:divBdr>
    </w:div>
    <w:div w:id="1255281434">
      <w:bodyDiv w:val="1"/>
      <w:marLeft w:val="0"/>
      <w:marRight w:val="0"/>
      <w:marTop w:val="0"/>
      <w:marBottom w:val="0"/>
      <w:divBdr>
        <w:top w:val="none" w:sz="0" w:space="0" w:color="auto"/>
        <w:left w:val="none" w:sz="0" w:space="0" w:color="auto"/>
        <w:bottom w:val="none" w:sz="0" w:space="0" w:color="auto"/>
        <w:right w:val="none" w:sz="0" w:space="0" w:color="auto"/>
      </w:divBdr>
    </w:div>
    <w:div w:id="1260674227">
      <w:bodyDiv w:val="1"/>
      <w:marLeft w:val="0"/>
      <w:marRight w:val="0"/>
      <w:marTop w:val="0"/>
      <w:marBottom w:val="0"/>
      <w:divBdr>
        <w:top w:val="none" w:sz="0" w:space="0" w:color="auto"/>
        <w:left w:val="none" w:sz="0" w:space="0" w:color="auto"/>
        <w:bottom w:val="none" w:sz="0" w:space="0" w:color="auto"/>
        <w:right w:val="none" w:sz="0" w:space="0" w:color="auto"/>
      </w:divBdr>
    </w:div>
    <w:div w:id="1288704684">
      <w:bodyDiv w:val="1"/>
      <w:marLeft w:val="0"/>
      <w:marRight w:val="0"/>
      <w:marTop w:val="0"/>
      <w:marBottom w:val="0"/>
      <w:divBdr>
        <w:top w:val="none" w:sz="0" w:space="0" w:color="auto"/>
        <w:left w:val="none" w:sz="0" w:space="0" w:color="auto"/>
        <w:bottom w:val="none" w:sz="0" w:space="0" w:color="auto"/>
        <w:right w:val="none" w:sz="0" w:space="0" w:color="auto"/>
      </w:divBdr>
    </w:div>
    <w:div w:id="1315065487">
      <w:bodyDiv w:val="1"/>
      <w:marLeft w:val="0"/>
      <w:marRight w:val="0"/>
      <w:marTop w:val="0"/>
      <w:marBottom w:val="0"/>
      <w:divBdr>
        <w:top w:val="none" w:sz="0" w:space="0" w:color="auto"/>
        <w:left w:val="none" w:sz="0" w:space="0" w:color="auto"/>
        <w:bottom w:val="none" w:sz="0" w:space="0" w:color="auto"/>
        <w:right w:val="none" w:sz="0" w:space="0" w:color="auto"/>
      </w:divBdr>
    </w:div>
    <w:div w:id="1331759717">
      <w:bodyDiv w:val="1"/>
      <w:marLeft w:val="0"/>
      <w:marRight w:val="0"/>
      <w:marTop w:val="0"/>
      <w:marBottom w:val="0"/>
      <w:divBdr>
        <w:top w:val="none" w:sz="0" w:space="0" w:color="auto"/>
        <w:left w:val="none" w:sz="0" w:space="0" w:color="auto"/>
        <w:bottom w:val="none" w:sz="0" w:space="0" w:color="auto"/>
        <w:right w:val="none" w:sz="0" w:space="0" w:color="auto"/>
      </w:divBdr>
    </w:div>
    <w:div w:id="1368068006">
      <w:bodyDiv w:val="1"/>
      <w:marLeft w:val="0"/>
      <w:marRight w:val="0"/>
      <w:marTop w:val="0"/>
      <w:marBottom w:val="0"/>
      <w:divBdr>
        <w:top w:val="none" w:sz="0" w:space="0" w:color="auto"/>
        <w:left w:val="none" w:sz="0" w:space="0" w:color="auto"/>
        <w:bottom w:val="none" w:sz="0" w:space="0" w:color="auto"/>
        <w:right w:val="none" w:sz="0" w:space="0" w:color="auto"/>
      </w:divBdr>
    </w:div>
    <w:div w:id="1382367438">
      <w:bodyDiv w:val="1"/>
      <w:marLeft w:val="0"/>
      <w:marRight w:val="0"/>
      <w:marTop w:val="0"/>
      <w:marBottom w:val="0"/>
      <w:divBdr>
        <w:top w:val="none" w:sz="0" w:space="0" w:color="auto"/>
        <w:left w:val="none" w:sz="0" w:space="0" w:color="auto"/>
        <w:bottom w:val="none" w:sz="0" w:space="0" w:color="auto"/>
        <w:right w:val="none" w:sz="0" w:space="0" w:color="auto"/>
      </w:divBdr>
    </w:div>
    <w:div w:id="1390108031">
      <w:bodyDiv w:val="1"/>
      <w:marLeft w:val="0"/>
      <w:marRight w:val="0"/>
      <w:marTop w:val="0"/>
      <w:marBottom w:val="0"/>
      <w:divBdr>
        <w:top w:val="none" w:sz="0" w:space="0" w:color="auto"/>
        <w:left w:val="none" w:sz="0" w:space="0" w:color="auto"/>
        <w:bottom w:val="none" w:sz="0" w:space="0" w:color="auto"/>
        <w:right w:val="none" w:sz="0" w:space="0" w:color="auto"/>
      </w:divBdr>
    </w:div>
    <w:div w:id="1395541693">
      <w:bodyDiv w:val="1"/>
      <w:marLeft w:val="0"/>
      <w:marRight w:val="0"/>
      <w:marTop w:val="0"/>
      <w:marBottom w:val="0"/>
      <w:divBdr>
        <w:top w:val="none" w:sz="0" w:space="0" w:color="auto"/>
        <w:left w:val="none" w:sz="0" w:space="0" w:color="auto"/>
        <w:bottom w:val="none" w:sz="0" w:space="0" w:color="auto"/>
        <w:right w:val="none" w:sz="0" w:space="0" w:color="auto"/>
      </w:divBdr>
    </w:div>
    <w:div w:id="1397704369">
      <w:bodyDiv w:val="1"/>
      <w:marLeft w:val="0"/>
      <w:marRight w:val="0"/>
      <w:marTop w:val="0"/>
      <w:marBottom w:val="0"/>
      <w:divBdr>
        <w:top w:val="none" w:sz="0" w:space="0" w:color="auto"/>
        <w:left w:val="none" w:sz="0" w:space="0" w:color="auto"/>
        <w:bottom w:val="none" w:sz="0" w:space="0" w:color="auto"/>
        <w:right w:val="none" w:sz="0" w:space="0" w:color="auto"/>
      </w:divBdr>
    </w:div>
    <w:div w:id="1399356963">
      <w:bodyDiv w:val="1"/>
      <w:marLeft w:val="0"/>
      <w:marRight w:val="0"/>
      <w:marTop w:val="0"/>
      <w:marBottom w:val="0"/>
      <w:divBdr>
        <w:top w:val="none" w:sz="0" w:space="0" w:color="auto"/>
        <w:left w:val="none" w:sz="0" w:space="0" w:color="auto"/>
        <w:bottom w:val="none" w:sz="0" w:space="0" w:color="auto"/>
        <w:right w:val="none" w:sz="0" w:space="0" w:color="auto"/>
      </w:divBdr>
    </w:div>
    <w:div w:id="1402871729">
      <w:bodyDiv w:val="1"/>
      <w:marLeft w:val="0"/>
      <w:marRight w:val="0"/>
      <w:marTop w:val="0"/>
      <w:marBottom w:val="0"/>
      <w:divBdr>
        <w:top w:val="none" w:sz="0" w:space="0" w:color="auto"/>
        <w:left w:val="none" w:sz="0" w:space="0" w:color="auto"/>
        <w:bottom w:val="none" w:sz="0" w:space="0" w:color="auto"/>
        <w:right w:val="none" w:sz="0" w:space="0" w:color="auto"/>
      </w:divBdr>
    </w:div>
    <w:div w:id="1417289978">
      <w:bodyDiv w:val="1"/>
      <w:marLeft w:val="0"/>
      <w:marRight w:val="0"/>
      <w:marTop w:val="0"/>
      <w:marBottom w:val="0"/>
      <w:divBdr>
        <w:top w:val="none" w:sz="0" w:space="0" w:color="auto"/>
        <w:left w:val="none" w:sz="0" w:space="0" w:color="auto"/>
        <w:bottom w:val="none" w:sz="0" w:space="0" w:color="auto"/>
        <w:right w:val="none" w:sz="0" w:space="0" w:color="auto"/>
      </w:divBdr>
    </w:div>
    <w:div w:id="1441680223">
      <w:bodyDiv w:val="1"/>
      <w:marLeft w:val="0"/>
      <w:marRight w:val="0"/>
      <w:marTop w:val="0"/>
      <w:marBottom w:val="0"/>
      <w:divBdr>
        <w:top w:val="none" w:sz="0" w:space="0" w:color="auto"/>
        <w:left w:val="none" w:sz="0" w:space="0" w:color="auto"/>
        <w:bottom w:val="none" w:sz="0" w:space="0" w:color="auto"/>
        <w:right w:val="none" w:sz="0" w:space="0" w:color="auto"/>
      </w:divBdr>
    </w:div>
    <w:div w:id="1443837521">
      <w:bodyDiv w:val="1"/>
      <w:marLeft w:val="0"/>
      <w:marRight w:val="0"/>
      <w:marTop w:val="0"/>
      <w:marBottom w:val="0"/>
      <w:divBdr>
        <w:top w:val="none" w:sz="0" w:space="0" w:color="auto"/>
        <w:left w:val="none" w:sz="0" w:space="0" w:color="auto"/>
        <w:bottom w:val="none" w:sz="0" w:space="0" w:color="auto"/>
        <w:right w:val="none" w:sz="0" w:space="0" w:color="auto"/>
      </w:divBdr>
    </w:div>
    <w:div w:id="1463768544">
      <w:bodyDiv w:val="1"/>
      <w:marLeft w:val="0"/>
      <w:marRight w:val="0"/>
      <w:marTop w:val="0"/>
      <w:marBottom w:val="0"/>
      <w:divBdr>
        <w:top w:val="none" w:sz="0" w:space="0" w:color="auto"/>
        <w:left w:val="none" w:sz="0" w:space="0" w:color="auto"/>
        <w:bottom w:val="none" w:sz="0" w:space="0" w:color="auto"/>
        <w:right w:val="none" w:sz="0" w:space="0" w:color="auto"/>
      </w:divBdr>
    </w:div>
    <w:div w:id="1465342773">
      <w:bodyDiv w:val="1"/>
      <w:marLeft w:val="0"/>
      <w:marRight w:val="0"/>
      <w:marTop w:val="0"/>
      <w:marBottom w:val="0"/>
      <w:divBdr>
        <w:top w:val="none" w:sz="0" w:space="0" w:color="auto"/>
        <w:left w:val="none" w:sz="0" w:space="0" w:color="auto"/>
        <w:bottom w:val="none" w:sz="0" w:space="0" w:color="auto"/>
        <w:right w:val="none" w:sz="0" w:space="0" w:color="auto"/>
      </w:divBdr>
    </w:div>
    <w:div w:id="1472283813">
      <w:bodyDiv w:val="1"/>
      <w:marLeft w:val="0"/>
      <w:marRight w:val="0"/>
      <w:marTop w:val="0"/>
      <w:marBottom w:val="0"/>
      <w:divBdr>
        <w:top w:val="none" w:sz="0" w:space="0" w:color="auto"/>
        <w:left w:val="none" w:sz="0" w:space="0" w:color="auto"/>
        <w:bottom w:val="none" w:sz="0" w:space="0" w:color="auto"/>
        <w:right w:val="none" w:sz="0" w:space="0" w:color="auto"/>
      </w:divBdr>
    </w:div>
    <w:div w:id="1475414026">
      <w:bodyDiv w:val="1"/>
      <w:marLeft w:val="0"/>
      <w:marRight w:val="0"/>
      <w:marTop w:val="0"/>
      <w:marBottom w:val="0"/>
      <w:divBdr>
        <w:top w:val="none" w:sz="0" w:space="0" w:color="auto"/>
        <w:left w:val="none" w:sz="0" w:space="0" w:color="auto"/>
        <w:bottom w:val="none" w:sz="0" w:space="0" w:color="auto"/>
        <w:right w:val="none" w:sz="0" w:space="0" w:color="auto"/>
      </w:divBdr>
    </w:div>
    <w:div w:id="1481772186">
      <w:bodyDiv w:val="1"/>
      <w:marLeft w:val="0"/>
      <w:marRight w:val="0"/>
      <w:marTop w:val="0"/>
      <w:marBottom w:val="0"/>
      <w:divBdr>
        <w:top w:val="none" w:sz="0" w:space="0" w:color="auto"/>
        <w:left w:val="none" w:sz="0" w:space="0" w:color="auto"/>
        <w:bottom w:val="none" w:sz="0" w:space="0" w:color="auto"/>
        <w:right w:val="none" w:sz="0" w:space="0" w:color="auto"/>
      </w:divBdr>
    </w:div>
    <w:div w:id="1491098108">
      <w:bodyDiv w:val="1"/>
      <w:marLeft w:val="0"/>
      <w:marRight w:val="0"/>
      <w:marTop w:val="0"/>
      <w:marBottom w:val="0"/>
      <w:divBdr>
        <w:top w:val="none" w:sz="0" w:space="0" w:color="auto"/>
        <w:left w:val="none" w:sz="0" w:space="0" w:color="auto"/>
        <w:bottom w:val="none" w:sz="0" w:space="0" w:color="auto"/>
        <w:right w:val="none" w:sz="0" w:space="0" w:color="auto"/>
      </w:divBdr>
      <w:divsChild>
        <w:div w:id="1637636185">
          <w:marLeft w:val="547"/>
          <w:marRight w:val="0"/>
          <w:marTop w:val="0"/>
          <w:marBottom w:val="0"/>
          <w:divBdr>
            <w:top w:val="none" w:sz="0" w:space="0" w:color="auto"/>
            <w:left w:val="none" w:sz="0" w:space="0" w:color="auto"/>
            <w:bottom w:val="none" w:sz="0" w:space="0" w:color="auto"/>
            <w:right w:val="none" w:sz="0" w:space="0" w:color="auto"/>
          </w:divBdr>
        </w:div>
        <w:div w:id="613484990">
          <w:marLeft w:val="547"/>
          <w:marRight w:val="0"/>
          <w:marTop w:val="0"/>
          <w:marBottom w:val="0"/>
          <w:divBdr>
            <w:top w:val="none" w:sz="0" w:space="0" w:color="auto"/>
            <w:left w:val="none" w:sz="0" w:space="0" w:color="auto"/>
            <w:bottom w:val="none" w:sz="0" w:space="0" w:color="auto"/>
            <w:right w:val="none" w:sz="0" w:space="0" w:color="auto"/>
          </w:divBdr>
        </w:div>
        <w:div w:id="46300677">
          <w:marLeft w:val="547"/>
          <w:marRight w:val="0"/>
          <w:marTop w:val="0"/>
          <w:marBottom w:val="0"/>
          <w:divBdr>
            <w:top w:val="none" w:sz="0" w:space="0" w:color="auto"/>
            <w:left w:val="none" w:sz="0" w:space="0" w:color="auto"/>
            <w:bottom w:val="none" w:sz="0" w:space="0" w:color="auto"/>
            <w:right w:val="none" w:sz="0" w:space="0" w:color="auto"/>
          </w:divBdr>
        </w:div>
        <w:div w:id="96876943">
          <w:marLeft w:val="547"/>
          <w:marRight w:val="0"/>
          <w:marTop w:val="0"/>
          <w:marBottom w:val="0"/>
          <w:divBdr>
            <w:top w:val="none" w:sz="0" w:space="0" w:color="auto"/>
            <w:left w:val="none" w:sz="0" w:space="0" w:color="auto"/>
            <w:bottom w:val="none" w:sz="0" w:space="0" w:color="auto"/>
            <w:right w:val="none" w:sz="0" w:space="0" w:color="auto"/>
          </w:divBdr>
        </w:div>
        <w:div w:id="2020427175">
          <w:marLeft w:val="547"/>
          <w:marRight w:val="0"/>
          <w:marTop w:val="0"/>
          <w:marBottom w:val="0"/>
          <w:divBdr>
            <w:top w:val="none" w:sz="0" w:space="0" w:color="auto"/>
            <w:left w:val="none" w:sz="0" w:space="0" w:color="auto"/>
            <w:bottom w:val="none" w:sz="0" w:space="0" w:color="auto"/>
            <w:right w:val="none" w:sz="0" w:space="0" w:color="auto"/>
          </w:divBdr>
        </w:div>
        <w:div w:id="1682734113">
          <w:marLeft w:val="547"/>
          <w:marRight w:val="0"/>
          <w:marTop w:val="0"/>
          <w:marBottom w:val="0"/>
          <w:divBdr>
            <w:top w:val="none" w:sz="0" w:space="0" w:color="auto"/>
            <w:left w:val="none" w:sz="0" w:space="0" w:color="auto"/>
            <w:bottom w:val="none" w:sz="0" w:space="0" w:color="auto"/>
            <w:right w:val="none" w:sz="0" w:space="0" w:color="auto"/>
          </w:divBdr>
        </w:div>
        <w:div w:id="141627568">
          <w:marLeft w:val="547"/>
          <w:marRight w:val="0"/>
          <w:marTop w:val="0"/>
          <w:marBottom w:val="0"/>
          <w:divBdr>
            <w:top w:val="none" w:sz="0" w:space="0" w:color="auto"/>
            <w:left w:val="none" w:sz="0" w:space="0" w:color="auto"/>
            <w:bottom w:val="none" w:sz="0" w:space="0" w:color="auto"/>
            <w:right w:val="none" w:sz="0" w:space="0" w:color="auto"/>
          </w:divBdr>
        </w:div>
        <w:div w:id="1238322178">
          <w:marLeft w:val="547"/>
          <w:marRight w:val="0"/>
          <w:marTop w:val="0"/>
          <w:marBottom w:val="0"/>
          <w:divBdr>
            <w:top w:val="none" w:sz="0" w:space="0" w:color="auto"/>
            <w:left w:val="none" w:sz="0" w:space="0" w:color="auto"/>
            <w:bottom w:val="none" w:sz="0" w:space="0" w:color="auto"/>
            <w:right w:val="none" w:sz="0" w:space="0" w:color="auto"/>
          </w:divBdr>
        </w:div>
      </w:divsChild>
    </w:div>
    <w:div w:id="1517115170">
      <w:bodyDiv w:val="1"/>
      <w:marLeft w:val="0"/>
      <w:marRight w:val="0"/>
      <w:marTop w:val="0"/>
      <w:marBottom w:val="0"/>
      <w:divBdr>
        <w:top w:val="none" w:sz="0" w:space="0" w:color="auto"/>
        <w:left w:val="none" w:sz="0" w:space="0" w:color="auto"/>
        <w:bottom w:val="none" w:sz="0" w:space="0" w:color="auto"/>
        <w:right w:val="none" w:sz="0" w:space="0" w:color="auto"/>
      </w:divBdr>
    </w:div>
    <w:div w:id="1517619505">
      <w:bodyDiv w:val="1"/>
      <w:marLeft w:val="0"/>
      <w:marRight w:val="0"/>
      <w:marTop w:val="0"/>
      <w:marBottom w:val="0"/>
      <w:divBdr>
        <w:top w:val="none" w:sz="0" w:space="0" w:color="auto"/>
        <w:left w:val="none" w:sz="0" w:space="0" w:color="auto"/>
        <w:bottom w:val="none" w:sz="0" w:space="0" w:color="auto"/>
        <w:right w:val="none" w:sz="0" w:space="0" w:color="auto"/>
      </w:divBdr>
    </w:div>
    <w:div w:id="1531336989">
      <w:bodyDiv w:val="1"/>
      <w:marLeft w:val="0"/>
      <w:marRight w:val="0"/>
      <w:marTop w:val="0"/>
      <w:marBottom w:val="0"/>
      <w:divBdr>
        <w:top w:val="none" w:sz="0" w:space="0" w:color="auto"/>
        <w:left w:val="none" w:sz="0" w:space="0" w:color="auto"/>
        <w:bottom w:val="none" w:sz="0" w:space="0" w:color="auto"/>
        <w:right w:val="none" w:sz="0" w:space="0" w:color="auto"/>
      </w:divBdr>
    </w:div>
    <w:div w:id="1534347547">
      <w:bodyDiv w:val="1"/>
      <w:marLeft w:val="0"/>
      <w:marRight w:val="0"/>
      <w:marTop w:val="0"/>
      <w:marBottom w:val="0"/>
      <w:divBdr>
        <w:top w:val="none" w:sz="0" w:space="0" w:color="auto"/>
        <w:left w:val="none" w:sz="0" w:space="0" w:color="auto"/>
        <w:bottom w:val="none" w:sz="0" w:space="0" w:color="auto"/>
        <w:right w:val="none" w:sz="0" w:space="0" w:color="auto"/>
      </w:divBdr>
    </w:div>
    <w:div w:id="1577009622">
      <w:bodyDiv w:val="1"/>
      <w:marLeft w:val="0"/>
      <w:marRight w:val="0"/>
      <w:marTop w:val="0"/>
      <w:marBottom w:val="0"/>
      <w:divBdr>
        <w:top w:val="none" w:sz="0" w:space="0" w:color="auto"/>
        <w:left w:val="none" w:sz="0" w:space="0" w:color="auto"/>
        <w:bottom w:val="none" w:sz="0" w:space="0" w:color="auto"/>
        <w:right w:val="none" w:sz="0" w:space="0" w:color="auto"/>
      </w:divBdr>
    </w:div>
    <w:div w:id="1600870793">
      <w:bodyDiv w:val="1"/>
      <w:marLeft w:val="0"/>
      <w:marRight w:val="0"/>
      <w:marTop w:val="0"/>
      <w:marBottom w:val="0"/>
      <w:divBdr>
        <w:top w:val="none" w:sz="0" w:space="0" w:color="auto"/>
        <w:left w:val="none" w:sz="0" w:space="0" w:color="auto"/>
        <w:bottom w:val="none" w:sz="0" w:space="0" w:color="auto"/>
        <w:right w:val="none" w:sz="0" w:space="0" w:color="auto"/>
      </w:divBdr>
    </w:div>
    <w:div w:id="1625694299">
      <w:bodyDiv w:val="1"/>
      <w:marLeft w:val="0"/>
      <w:marRight w:val="0"/>
      <w:marTop w:val="0"/>
      <w:marBottom w:val="0"/>
      <w:divBdr>
        <w:top w:val="none" w:sz="0" w:space="0" w:color="auto"/>
        <w:left w:val="none" w:sz="0" w:space="0" w:color="auto"/>
        <w:bottom w:val="none" w:sz="0" w:space="0" w:color="auto"/>
        <w:right w:val="none" w:sz="0" w:space="0" w:color="auto"/>
      </w:divBdr>
    </w:div>
    <w:div w:id="1637443451">
      <w:bodyDiv w:val="1"/>
      <w:marLeft w:val="0"/>
      <w:marRight w:val="0"/>
      <w:marTop w:val="0"/>
      <w:marBottom w:val="0"/>
      <w:divBdr>
        <w:top w:val="none" w:sz="0" w:space="0" w:color="auto"/>
        <w:left w:val="none" w:sz="0" w:space="0" w:color="auto"/>
        <w:bottom w:val="none" w:sz="0" w:space="0" w:color="auto"/>
        <w:right w:val="none" w:sz="0" w:space="0" w:color="auto"/>
      </w:divBdr>
    </w:div>
    <w:div w:id="1641613813">
      <w:bodyDiv w:val="1"/>
      <w:marLeft w:val="0"/>
      <w:marRight w:val="0"/>
      <w:marTop w:val="0"/>
      <w:marBottom w:val="0"/>
      <w:divBdr>
        <w:top w:val="none" w:sz="0" w:space="0" w:color="auto"/>
        <w:left w:val="none" w:sz="0" w:space="0" w:color="auto"/>
        <w:bottom w:val="none" w:sz="0" w:space="0" w:color="auto"/>
        <w:right w:val="none" w:sz="0" w:space="0" w:color="auto"/>
      </w:divBdr>
    </w:div>
    <w:div w:id="1642887404">
      <w:bodyDiv w:val="1"/>
      <w:marLeft w:val="0"/>
      <w:marRight w:val="0"/>
      <w:marTop w:val="0"/>
      <w:marBottom w:val="0"/>
      <w:divBdr>
        <w:top w:val="none" w:sz="0" w:space="0" w:color="auto"/>
        <w:left w:val="none" w:sz="0" w:space="0" w:color="auto"/>
        <w:bottom w:val="none" w:sz="0" w:space="0" w:color="auto"/>
        <w:right w:val="none" w:sz="0" w:space="0" w:color="auto"/>
      </w:divBdr>
    </w:div>
    <w:div w:id="1646855624">
      <w:bodyDiv w:val="1"/>
      <w:marLeft w:val="0"/>
      <w:marRight w:val="0"/>
      <w:marTop w:val="0"/>
      <w:marBottom w:val="0"/>
      <w:divBdr>
        <w:top w:val="none" w:sz="0" w:space="0" w:color="auto"/>
        <w:left w:val="none" w:sz="0" w:space="0" w:color="auto"/>
        <w:bottom w:val="none" w:sz="0" w:space="0" w:color="auto"/>
        <w:right w:val="none" w:sz="0" w:space="0" w:color="auto"/>
      </w:divBdr>
    </w:div>
    <w:div w:id="1661156155">
      <w:bodyDiv w:val="1"/>
      <w:marLeft w:val="0"/>
      <w:marRight w:val="0"/>
      <w:marTop w:val="0"/>
      <w:marBottom w:val="0"/>
      <w:divBdr>
        <w:top w:val="none" w:sz="0" w:space="0" w:color="auto"/>
        <w:left w:val="none" w:sz="0" w:space="0" w:color="auto"/>
        <w:bottom w:val="none" w:sz="0" w:space="0" w:color="auto"/>
        <w:right w:val="none" w:sz="0" w:space="0" w:color="auto"/>
      </w:divBdr>
    </w:div>
    <w:div w:id="1689256023">
      <w:bodyDiv w:val="1"/>
      <w:marLeft w:val="0"/>
      <w:marRight w:val="0"/>
      <w:marTop w:val="0"/>
      <w:marBottom w:val="0"/>
      <w:divBdr>
        <w:top w:val="none" w:sz="0" w:space="0" w:color="auto"/>
        <w:left w:val="none" w:sz="0" w:space="0" w:color="auto"/>
        <w:bottom w:val="none" w:sz="0" w:space="0" w:color="auto"/>
        <w:right w:val="none" w:sz="0" w:space="0" w:color="auto"/>
      </w:divBdr>
    </w:div>
    <w:div w:id="1697852495">
      <w:bodyDiv w:val="1"/>
      <w:marLeft w:val="0"/>
      <w:marRight w:val="0"/>
      <w:marTop w:val="0"/>
      <w:marBottom w:val="0"/>
      <w:divBdr>
        <w:top w:val="none" w:sz="0" w:space="0" w:color="auto"/>
        <w:left w:val="none" w:sz="0" w:space="0" w:color="auto"/>
        <w:bottom w:val="none" w:sz="0" w:space="0" w:color="auto"/>
        <w:right w:val="none" w:sz="0" w:space="0" w:color="auto"/>
      </w:divBdr>
    </w:div>
    <w:div w:id="1697924395">
      <w:bodyDiv w:val="1"/>
      <w:marLeft w:val="0"/>
      <w:marRight w:val="0"/>
      <w:marTop w:val="0"/>
      <w:marBottom w:val="0"/>
      <w:divBdr>
        <w:top w:val="none" w:sz="0" w:space="0" w:color="auto"/>
        <w:left w:val="none" w:sz="0" w:space="0" w:color="auto"/>
        <w:bottom w:val="none" w:sz="0" w:space="0" w:color="auto"/>
        <w:right w:val="none" w:sz="0" w:space="0" w:color="auto"/>
      </w:divBdr>
    </w:div>
    <w:div w:id="1701319356">
      <w:bodyDiv w:val="1"/>
      <w:marLeft w:val="0"/>
      <w:marRight w:val="0"/>
      <w:marTop w:val="0"/>
      <w:marBottom w:val="0"/>
      <w:divBdr>
        <w:top w:val="none" w:sz="0" w:space="0" w:color="auto"/>
        <w:left w:val="none" w:sz="0" w:space="0" w:color="auto"/>
        <w:bottom w:val="none" w:sz="0" w:space="0" w:color="auto"/>
        <w:right w:val="none" w:sz="0" w:space="0" w:color="auto"/>
      </w:divBdr>
    </w:div>
    <w:div w:id="1702514322">
      <w:bodyDiv w:val="1"/>
      <w:marLeft w:val="0"/>
      <w:marRight w:val="0"/>
      <w:marTop w:val="0"/>
      <w:marBottom w:val="0"/>
      <w:divBdr>
        <w:top w:val="none" w:sz="0" w:space="0" w:color="auto"/>
        <w:left w:val="none" w:sz="0" w:space="0" w:color="auto"/>
        <w:bottom w:val="none" w:sz="0" w:space="0" w:color="auto"/>
        <w:right w:val="none" w:sz="0" w:space="0" w:color="auto"/>
      </w:divBdr>
    </w:div>
    <w:div w:id="1708263185">
      <w:bodyDiv w:val="1"/>
      <w:marLeft w:val="0"/>
      <w:marRight w:val="0"/>
      <w:marTop w:val="0"/>
      <w:marBottom w:val="0"/>
      <w:divBdr>
        <w:top w:val="none" w:sz="0" w:space="0" w:color="auto"/>
        <w:left w:val="none" w:sz="0" w:space="0" w:color="auto"/>
        <w:bottom w:val="none" w:sz="0" w:space="0" w:color="auto"/>
        <w:right w:val="none" w:sz="0" w:space="0" w:color="auto"/>
      </w:divBdr>
    </w:div>
    <w:div w:id="1710567254">
      <w:bodyDiv w:val="1"/>
      <w:marLeft w:val="0"/>
      <w:marRight w:val="0"/>
      <w:marTop w:val="0"/>
      <w:marBottom w:val="0"/>
      <w:divBdr>
        <w:top w:val="none" w:sz="0" w:space="0" w:color="auto"/>
        <w:left w:val="none" w:sz="0" w:space="0" w:color="auto"/>
        <w:bottom w:val="none" w:sz="0" w:space="0" w:color="auto"/>
        <w:right w:val="none" w:sz="0" w:space="0" w:color="auto"/>
      </w:divBdr>
    </w:div>
    <w:div w:id="1716390926">
      <w:bodyDiv w:val="1"/>
      <w:marLeft w:val="0"/>
      <w:marRight w:val="0"/>
      <w:marTop w:val="0"/>
      <w:marBottom w:val="0"/>
      <w:divBdr>
        <w:top w:val="none" w:sz="0" w:space="0" w:color="auto"/>
        <w:left w:val="none" w:sz="0" w:space="0" w:color="auto"/>
        <w:bottom w:val="none" w:sz="0" w:space="0" w:color="auto"/>
        <w:right w:val="none" w:sz="0" w:space="0" w:color="auto"/>
      </w:divBdr>
    </w:div>
    <w:div w:id="1728456559">
      <w:bodyDiv w:val="1"/>
      <w:marLeft w:val="0"/>
      <w:marRight w:val="0"/>
      <w:marTop w:val="0"/>
      <w:marBottom w:val="0"/>
      <w:divBdr>
        <w:top w:val="none" w:sz="0" w:space="0" w:color="auto"/>
        <w:left w:val="none" w:sz="0" w:space="0" w:color="auto"/>
        <w:bottom w:val="none" w:sz="0" w:space="0" w:color="auto"/>
        <w:right w:val="none" w:sz="0" w:space="0" w:color="auto"/>
      </w:divBdr>
    </w:div>
    <w:div w:id="1733575911">
      <w:bodyDiv w:val="1"/>
      <w:marLeft w:val="0"/>
      <w:marRight w:val="0"/>
      <w:marTop w:val="0"/>
      <w:marBottom w:val="0"/>
      <w:divBdr>
        <w:top w:val="none" w:sz="0" w:space="0" w:color="auto"/>
        <w:left w:val="none" w:sz="0" w:space="0" w:color="auto"/>
        <w:bottom w:val="none" w:sz="0" w:space="0" w:color="auto"/>
        <w:right w:val="none" w:sz="0" w:space="0" w:color="auto"/>
      </w:divBdr>
    </w:div>
    <w:div w:id="1733894570">
      <w:bodyDiv w:val="1"/>
      <w:marLeft w:val="0"/>
      <w:marRight w:val="0"/>
      <w:marTop w:val="0"/>
      <w:marBottom w:val="0"/>
      <w:divBdr>
        <w:top w:val="none" w:sz="0" w:space="0" w:color="auto"/>
        <w:left w:val="none" w:sz="0" w:space="0" w:color="auto"/>
        <w:bottom w:val="none" w:sz="0" w:space="0" w:color="auto"/>
        <w:right w:val="none" w:sz="0" w:space="0" w:color="auto"/>
      </w:divBdr>
    </w:div>
    <w:div w:id="1741369443">
      <w:bodyDiv w:val="1"/>
      <w:marLeft w:val="0"/>
      <w:marRight w:val="0"/>
      <w:marTop w:val="0"/>
      <w:marBottom w:val="0"/>
      <w:divBdr>
        <w:top w:val="none" w:sz="0" w:space="0" w:color="auto"/>
        <w:left w:val="none" w:sz="0" w:space="0" w:color="auto"/>
        <w:bottom w:val="none" w:sz="0" w:space="0" w:color="auto"/>
        <w:right w:val="none" w:sz="0" w:space="0" w:color="auto"/>
      </w:divBdr>
    </w:div>
    <w:div w:id="1742679570">
      <w:bodyDiv w:val="1"/>
      <w:marLeft w:val="0"/>
      <w:marRight w:val="0"/>
      <w:marTop w:val="0"/>
      <w:marBottom w:val="0"/>
      <w:divBdr>
        <w:top w:val="none" w:sz="0" w:space="0" w:color="auto"/>
        <w:left w:val="none" w:sz="0" w:space="0" w:color="auto"/>
        <w:bottom w:val="none" w:sz="0" w:space="0" w:color="auto"/>
        <w:right w:val="none" w:sz="0" w:space="0" w:color="auto"/>
      </w:divBdr>
    </w:div>
    <w:div w:id="1748921110">
      <w:bodyDiv w:val="1"/>
      <w:marLeft w:val="0"/>
      <w:marRight w:val="0"/>
      <w:marTop w:val="0"/>
      <w:marBottom w:val="0"/>
      <w:divBdr>
        <w:top w:val="none" w:sz="0" w:space="0" w:color="auto"/>
        <w:left w:val="none" w:sz="0" w:space="0" w:color="auto"/>
        <w:bottom w:val="none" w:sz="0" w:space="0" w:color="auto"/>
        <w:right w:val="none" w:sz="0" w:space="0" w:color="auto"/>
      </w:divBdr>
    </w:div>
    <w:div w:id="1773166523">
      <w:bodyDiv w:val="1"/>
      <w:marLeft w:val="0"/>
      <w:marRight w:val="0"/>
      <w:marTop w:val="0"/>
      <w:marBottom w:val="0"/>
      <w:divBdr>
        <w:top w:val="none" w:sz="0" w:space="0" w:color="auto"/>
        <w:left w:val="none" w:sz="0" w:space="0" w:color="auto"/>
        <w:bottom w:val="none" w:sz="0" w:space="0" w:color="auto"/>
        <w:right w:val="none" w:sz="0" w:space="0" w:color="auto"/>
      </w:divBdr>
    </w:div>
    <w:div w:id="1777403194">
      <w:bodyDiv w:val="1"/>
      <w:marLeft w:val="0"/>
      <w:marRight w:val="0"/>
      <w:marTop w:val="0"/>
      <w:marBottom w:val="0"/>
      <w:divBdr>
        <w:top w:val="none" w:sz="0" w:space="0" w:color="auto"/>
        <w:left w:val="none" w:sz="0" w:space="0" w:color="auto"/>
        <w:bottom w:val="none" w:sz="0" w:space="0" w:color="auto"/>
        <w:right w:val="none" w:sz="0" w:space="0" w:color="auto"/>
      </w:divBdr>
    </w:div>
    <w:div w:id="1779056903">
      <w:bodyDiv w:val="1"/>
      <w:marLeft w:val="0"/>
      <w:marRight w:val="0"/>
      <w:marTop w:val="0"/>
      <w:marBottom w:val="0"/>
      <w:divBdr>
        <w:top w:val="none" w:sz="0" w:space="0" w:color="auto"/>
        <w:left w:val="none" w:sz="0" w:space="0" w:color="auto"/>
        <w:bottom w:val="none" w:sz="0" w:space="0" w:color="auto"/>
        <w:right w:val="none" w:sz="0" w:space="0" w:color="auto"/>
      </w:divBdr>
    </w:div>
    <w:div w:id="1781142752">
      <w:bodyDiv w:val="1"/>
      <w:marLeft w:val="0"/>
      <w:marRight w:val="0"/>
      <w:marTop w:val="0"/>
      <w:marBottom w:val="0"/>
      <w:divBdr>
        <w:top w:val="none" w:sz="0" w:space="0" w:color="auto"/>
        <w:left w:val="none" w:sz="0" w:space="0" w:color="auto"/>
        <w:bottom w:val="none" w:sz="0" w:space="0" w:color="auto"/>
        <w:right w:val="none" w:sz="0" w:space="0" w:color="auto"/>
      </w:divBdr>
    </w:div>
    <w:div w:id="1798986799">
      <w:bodyDiv w:val="1"/>
      <w:marLeft w:val="0"/>
      <w:marRight w:val="0"/>
      <w:marTop w:val="0"/>
      <w:marBottom w:val="0"/>
      <w:divBdr>
        <w:top w:val="none" w:sz="0" w:space="0" w:color="auto"/>
        <w:left w:val="none" w:sz="0" w:space="0" w:color="auto"/>
        <w:bottom w:val="none" w:sz="0" w:space="0" w:color="auto"/>
        <w:right w:val="none" w:sz="0" w:space="0" w:color="auto"/>
      </w:divBdr>
    </w:div>
    <w:div w:id="1808084987">
      <w:bodyDiv w:val="1"/>
      <w:marLeft w:val="0"/>
      <w:marRight w:val="0"/>
      <w:marTop w:val="0"/>
      <w:marBottom w:val="0"/>
      <w:divBdr>
        <w:top w:val="none" w:sz="0" w:space="0" w:color="auto"/>
        <w:left w:val="none" w:sz="0" w:space="0" w:color="auto"/>
        <w:bottom w:val="none" w:sz="0" w:space="0" w:color="auto"/>
        <w:right w:val="none" w:sz="0" w:space="0" w:color="auto"/>
      </w:divBdr>
    </w:div>
    <w:div w:id="1810896141">
      <w:bodyDiv w:val="1"/>
      <w:marLeft w:val="0"/>
      <w:marRight w:val="0"/>
      <w:marTop w:val="0"/>
      <w:marBottom w:val="0"/>
      <w:divBdr>
        <w:top w:val="none" w:sz="0" w:space="0" w:color="auto"/>
        <w:left w:val="none" w:sz="0" w:space="0" w:color="auto"/>
        <w:bottom w:val="none" w:sz="0" w:space="0" w:color="auto"/>
        <w:right w:val="none" w:sz="0" w:space="0" w:color="auto"/>
      </w:divBdr>
    </w:div>
    <w:div w:id="1820805720">
      <w:bodyDiv w:val="1"/>
      <w:marLeft w:val="0"/>
      <w:marRight w:val="0"/>
      <w:marTop w:val="0"/>
      <w:marBottom w:val="0"/>
      <w:divBdr>
        <w:top w:val="none" w:sz="0" w:space="0" w:color="auto"/>
        <w:left w:val="none" w:sz="0" w:space="0" w:color="auto"/>
        <w:bottom w:val="none" w:sz="0" w:space="0" w:color="auto"/>
        <w:right w:val="none" w:sz="0" w:space="0" w:color="auto"/>
      </w:divBdr>
    </w:div>
    <w:div w:id="1825050894">
      <w:bodyDiv w:val="1"/>
      <w:marLeft w:val="0"/>
      <w:marRight w:val="0"/>
      <w:marTop w:val="0"/>
      <w:marBottom w:val="0"/>
      <w:divBdr>
        <w:top w:val="none" w:sz="0" w:space="0" w:color="auto"/>
        <w:left w:val="none" w:sz="0" w:space="0" w:color="auto"/>
        <w:bottom w:val="none" w:sz="0" w:space="0" w:color="auto"/>
        <w:right w:val="none" w:sz="0" w:space="0" w:color="auto"/>
      </w:divBdr>
    </w:div>
    <w:div w:id="1827434466">
      <w:bodyDiv w:val="1"/>
      <w:marLeft w:val="0"/>
      <w:marRight w:val="0"/>
      <w:marTop w:val="0"/>
      <w:marBottom w:val="0"/>
      <w:divBdr>
        <w:top w:val="none" w:sz="0" w:space="0" w:color="auto"/>
        <w:left w:val="none" w:sz="0" w:space="0" w:color="auto"/>
        <w:bottom w:val="none" w:sz="0" w:space="0" w:color="auto"/>
        <w:right w:val="none" w:sz="0" w:space="0" w:color="auto"/>
      </w:divBdr>
    </w:div>
    <w:div w:id="1837306299">
      <w:bodyDiv w:val="1"/>
      <w:marLeft w:val="0"/>
      <w:marRight w:val="0"/>
      <w:marTop w:val="0"/>
      <w:marBottom w:val="0"/>
      <w:divBdr>
        <w:top w:val="none" w:sz="0" w:space="0" w:color="auto"/>
        <w:left w:val="none" w:sz="0" w:space="0" w:color="auto"/>
        <w:bottom w:val="none" w:sz="0" w:space="0" w:color="auto"/>
        <w:right w:val="none" w:sz="0" w:space="0" w:color="auto"/>
      </w:divBdr>
    </w:div>
    <w:div w:id="1838183732">
      <w:bodyDiv w:val="1"/>
      <w:marLeft w:val="0"/>
      <w:marRight w:val="0"/>
      <w:marTop w:val="0"/>
      <w:marBottom w:val="0"/>
      <w:divBdr>
        <w:top w:val="none" w:sz="0" w:space="0" w:color="auto"/>
        <w:left w:val="none" w:sz="0" w:space="0" w:color="auto"/>
        <w:bottom w:val="none" w:sz="0" w:space="0" w:color="auto"/>
        <w:right w:val="none" w:sz="0" w:space="0" w:color="auto"/>
      </w:divBdr>
    </w:div>
    <w:div w:id="1850220035">
      <w:bodyDiv w:val="1"/>
      <w:marLeft w:val="0"/>
      <w:marRight w:val="0"/>
      <w:marTop w:val="0"/>
      <w:marBottom w:val="0"/>
      <w:divBdr>
        <w:top w:val="none" w:sz="0" w:space="0" w:color="auto"/>
        <w:left w:val="none" w:sz="0" w:space="0" w:color="auto"/>
        <w:bottom w:val="none" w:sz="0" w:space="0" w:color="auto"/>
        <w:right w:val="none" w:sz="0" w:space="0" w:color="auto"/>
      </w:divBdr>
      <w:divsChild>
        <w:div w:id="469785577">
          <w:marLeft w:val="547"/>
          <w:marRight w:val="0"/>
          <w:marTop w:val="0"/>
          <w:marBottom w:val="0"/>
          <w:divBdr>
            <w:top w:val="none" w:sz="0" w:space="0" w:color="auto"/>
            <w:left w:val="none" w:sz="0" w:space="0" w:color="auto"/>
            <w:bottom w:val="none" w:sz="0" w:space="0" w:color="auto"/>
            <w:right w:val="none" w:sz="0" w:space="0" w:color="auto"/>
          </w:divBdr>
        </w:div>
        <w:div w:id="984625619">
          <w:marLeft w:val="547"/>
          <w:marRight w:val="0"/>
          <w:marTop w:val="0"/>
          <w:marBottom w:val="0"/>
          <w:divBdr>
            <w:top w:val="none" w:sz="0" w:space="0" w:color="auto"/>
            <w:left w:val="none" w:sz="0" w:space="0" w:color="auto"/>
            <w:bottom w:val="none" w:sz="0" w:space="0" w:color="auto"/>
            <w:right w:val="none" w:sz="0" w:space="0" w:color="auto"/>
          </w:divBdr>
        </w:div>
        <w:div w:id="1713075458">
          <w:marLeft w:val="547"/>
          <w:marRight w:val="0"/>
          <w:marTop w:val="0"/>
          <w:marBottom w:val="0"/>
          <w:divBdr>
            <w:top w:val="none" w:sz="0" w:space="0" w:color="auto"/>
            <w:left w:val="none" w:sz="0" w:space="0" w:color="auto"/>
            <w:bottom w:val="none" w:sz="0" w:space="0" w:color="auto"/>
            <w:right w:val="none" w:sz="0" w:space="0" w:color="auto"/>
          </w:divBdr>
        </w:div>
        <w:div w:id="1063060202">
          <w:marLeft w:val="547"/>
          <w:marRight w:val="0"/>
          <w:marTop w:val="0"/>
          <w:marBottom w:val="0"/>
          <w:divBdr>
            <w:top w:val="none" w:sz="0" w:space="0" w:color="auto"/>
            <w:left w:val="none" w:sz="0" w:space="0" w:color="auto"/>
            <w:bottom w:val="none" w:sz="0" w:space="0" w:color="auto"/>
            <w:right w:val="none" w:sz="0" w:space="0" w:color="auto"/>
          </w:divBdr>
        </w:div>
        <w:div w:id="776633694">
          <w:marLeft w:val="547"/>
          <w:marRight w:val="0"/>
          <w:marTop w:val="0"/>
          <w:marBottom w:val="0"/>
          <w:divBdr>
            <w:top w:val="none" w:sz="0" w:space="0" w:color="auto"/>
            <w:left w:val="none" w:sz="0" w:space="0" w:color="auto"/>
            <w:bottom w:val="none" w:sz="0" w:space="0" w:color="auto"/>
            <w:right w:val="none" w:sz="0" w:space="0" w:color="auto"/>
          </w:divBdr>
        </w:div>
        <w:div w:id="1422989310">
          <w:marLeft w:val="547"/>
          <w:marRight w:val="0"/>
          <w:marTop w:val="0"/>
          <w:marBottom w:val="0"/>
          <w:divBdr>
            <w:top w:val="none" w:sz="0" w:space="0" w:color="auto"/>
            <w:left w:val="none" w:sz="0" w:space="0" w:color="auto"/>
            <w:bottom w:val="none" w:sz="0" w:space="0" w:color="auto"/>
            <w:right w:val="none" w:sz="0" w:space="0" w:color="auto"/>
          </w:divBdr>
        </w:div>
        <w:div w:id="471094771">
          <w:marLeft w:val="547"/>
          <w:marRight w:val="0"/>
          <w:marTop w:val="0"/>
          <w:marBottom w:val="0"/>
          <w:divBdr>
            <w:top w:val="none" w:sz="0" w:space="0" w:color="auto"/>
            <w:left w:val="none" w:sz="0" w:space="0" w:color="auto"/>
            <w:bottom w:val="none" w:sz="0" w:space="0" w:color="auto"/>
            <w:right w:val="none" w:sz="0" w:space="0" w:color="auto"/>
          </w:divBdr>
        </w:div>
        <w:div w:id="2122871404">
          <w:marLeft w:val="547"/>
          <w:marRight w:val="0"/>
          <w:marTop w:val="0"/>
          <w:marBottom w:val="0"/>
          <w:divBdr>
            <w:top w:val="none" w:sz="0" w:space="0" w:color="auto"/>
            <w:left w:val="none" w:sz="0" w:space="0" w:color="auto"/>
            <w:bottom w:val="none" w:sz="0" w:space="0" w:color="auto"/>
            <w:right w:val="none" w:sz="0" w:space="0" w:color="auto"/>
          </w:divBdr>
        </w:div>
      </w:divsChild>
    </w:div>
    <w:div w:id="1852135423">
      <w:bodyDiv w:val="1"/>
      <w:marLeft w:val="0"/>
      <w:marRight w:val="0"/>
      <w:marTop w:val="0"/>
      <w:marBottom w:val="0"/>
      <w:divBdr>
        <w:top w:val="none" w:sz="0" w:space="0" w:color="auto"/>
        <w:left w:val="none" w:sz="0" w:space="0" w:color="auto"/>
        <w:bottom w:val="none" w:sz="0" w:space="0" w:color="auto"/>
        <w:right w:val="none" w:sz="0" w:space="0" w:color="auto"/>
      </w:divBdr>
    </w:div>
    <w:div w:id="1857496369">
      <w:bodyDiv w:val="1"/>
      <w:marLeft w:val="0"/>
      <w:marRight w:val="0"/>
      <w:marTop w:val="0"/>
      <w:marBottom w:val="0"/>
      <w:divBdr>
        <w:top w:val="none" w:sz="0" w:space="0" w:color="auto"/>
        <w:left w:val="none" w:sz="0" w:space="0" w:color="auto"/>
        <w:bottom w:val="none" w:sz="0" w:space="0" w:color="auto"/>
        <w:right w:val="none" w:sz="0" w:space="0" w:color="auto"/>
      </w:divBdr>
    </w:div>
    <w:div w:id="1861359985">
      <w:bodyDiv w:val="1"/>
      <w:marLeft w:val="0"/>
      <w:marRight w:val="0"/>
      <w:marTop w:val="0"/>
      <w:marBottom w:val="0"/>
      <w:divBdr>
        <w:top w:val="none" w:sz="0" w:space="0" w:color="auto"/>
        <w:left w:val="none" w:sz="0" w:space="0" w:color="auto"/>
        <w:bottom w:val="none" w:sz="0" w:space="0" w:color="auto"/>
        <w:right w:val="none" w:sz="0" w:space="0" w:color="auto"/>
      </w:divBdr>
    </w:div>
    <w:div w:id="1871796267">
      <w:bodyDiv w:val="1"/>
      <w:marLeft w:val="0"/>
      <w:marRight w:val="0"/>
      <w:marTop w:val="0"/>
      <w:marBottom w:val="0"/>
      <w:divBdr>
        <w:top w:val="none" w:sz="0" w:space="0" w:color="auto"/>
        <w:left w:val="none" w:sz="0" w:space="0" w:color="auto"/>
        <w:bottom w:val="none" w:sz="0" w:space="0" w:color="auto"/>
        <w:right w:val="none" w:sz="0" w:space="0" w:color="auto"/>
      </w:divBdr>
    </w:div>
    <w:div w:id="1871870443">
      <w:bodyDiv w:val="1"/>
      <w:marLeft w:val="0"/>
      <w:marRight w:val="0"/>
      <w:marTop w:val="0"/>
      <w:marBottom w:val="0"/>
      <w:divBdr>
        <w:top w:val="none" w:sz="0" w:space="0" w:color="auto"/>
        <w:left w:val="none" w:sz="0" w:space="0" w:color="auto"/>
        <w:bottom w:val="none" w:sz="0" w:space="0" w:color="auto"/>
        <w:right w:val="none" w:sz="0" w:space="0" w:color="auto"/>
      </w:divBdr>
    </w:div>
    <w:div w:id="1877885738">
      <w:bodyDiv w:val="1"/>
      <w:marLeft w:val="0"/>
      <w:marRight w:val="0"/>
      <w:marTop w:val="0"/>
      <w:marBottom w:val="0"/>
      <w:divBdr>
        <w:top w:val="none" w:sz="0" w:space="0" w:color="auto"/>
        <w:left w:val="none" w:sz="0" w:space="0" w:color="auto"/>
        <w:bottom w:val="none" w:sz="0" w:space="0" w:color="auto"/>
        <w:right w:val="none" w:sz="0" w:space="0" w:color="auto"/>
      </w:divBdr>
    </w:div>
    <w:div w:id="1884363622">
      <w:bodyDiv w:val="1"/>
      <w:marLeft w:val="0"/>
      <w:marRight w:val="0"/>
      <w:marTop w:val="0"/>
      <w:marBottom w:val="0"/>
      <w:divBdr>
        <w:top w:val="none" w:sz="0" w:space="0" w:color="auto"/>
        <w:left w:val="none" w:sz="0" w:space="0" w:color="auto"/>
        <w:bottom w:val="none" w:sz="0" w:space="0" w:color="auto"/>
        <w:right w:val="none" w:sz="0" w:space="0" w:color="auto"/>
      </w:divBdr>
    </w:div>
    <w:div w:id="1886258664">
      <w:bodyDiv w:val="1"/>
      <w:marLeft w:val="0"/>
      <w:marRight w:val="0"/>
      <w:marTop w:val="0"/>
      <w:marBottom w:val="0"/>
      <w:divBdr>
        <w:top w:val="none" w:sz="0" w:space="0" w:color="auto"/>
        <w:left w:val="none" w:sz="0" w:space="0" w:color="auto"/>
        <w:bottom w:val="none" w:sz="0" w:space="0" w:color="auto"/>
        <w:right w:val="none" w:sz="0" w:space="0" w:color="auto"/>
      </w:divBdr>
    </w:div>
    <w:div w:id="1886747987">
      <w:bodyDiv w:val="1"/>
      <w:marLeft w:val="0"/>
      <w:marRight w:val="0"/>
      <w:marTop w:val="0"/>
      <w:marBottom w:val="0"/>
      <w:divBdr>
        <w:top w:val="none" w:sz="0" w:space="0" w:color="auto"/>
        <w:left w:val="none" w:sz="0" w:space="0" w:color="auto"/>
        <w:bottom w:val="none" w:sz="0" w:space="0" w:color="auto"/>
        <w:right w:val="none" w:sz="0" w:space="0" w:color="auto"/>
      </w:divBdr>
    </w:div>
    <w:div w:id="1887176631">
      <w:bodyDiv w:val="1"/>
      <w:marLeft w:val="0"/>
      <w:marRight w:val="0"/>
      <w:marTop w:val="0"/>
      <w:marBottom w:val="0"/>
      <w:divBdr>
        <w:top w:val="none" w:sz="0" w:space="0" w:color="auto"/>
        <w:left w:val="none" w:sz="0" w:space="0" w:color="auto"/>
        <w:bottom w:val="none" w:sz="0" w:space="0" w:color="auto"/>
        <w:right w:val="none" w:sz="0" w:space="0" w:color="auto"/>
      </w:divBdr>
    </w:div>
    <w:div w:id="1909029593">
      <w:bodyDiv w:val="1"/>
      <w:marLeft w:val="0"/>
      <w:marRight w:val="0"/>
      <w:marTop w:val="0"/>
      <w:marBottom w:val="0"/>
      <w:divBdr>
        <w:top w:val="none" w:sz="0" w:space="0" w:color="auto"/>
        <w:left w:val="none" w:sz="0" w:space="0" w:color="auto"/>
        <w:bottom w:val="none" w:sz="0" w:space="0" w:color="auto"/>
        <w:right w:val="none" w:sz="0" w:space="0" w:color="auto"/>
      </w:divBdr>
    </w:div>
    <w:div w:id="1918829968">
      <w:bodyDiv w:val="1"/>
      <w:marLeft w:val="0"/>
      <w:marRight w:val="0"/>
      <w:marTop w:val="0"/>
      <w:marBottom w:val="0"/>
      <w:divBdr>
        <w:top w:val="none" w:sz="0" w:space="0" w:color="auto"/>
        <w:left w:val="none" w:sz="0" w:space="0" w:color="auto"/>
        <w:bottom w:val="none" w:sz="0" w:space="0" w:color="auto"/>
        <w:right w:val="none" w:sz="0" w:space="0" w:color="auto"/>
      </w:divBdr>
    </w:div>
    <w:div w:id="1929657304">
      <w:bodyDiv w:val="1"/>
      <w:marLeft w:val="0"/>
      <w:marRight w:val="0"/>
      <w:marTop w:val="0"/>
      <w:marBottom w:val="0"/>
      <w:divBdr>
        <w:top w:val="none" w:sz="0" w:space="0" w:color="auto"/>
        <w:left w:val="none" w:sz="0" w:space="0" w:color="auto"/>
        <w:bottom w:val="none" w:sz="0" w:space="0" w:color="auto"/>
        <w:right w:val="none" w:sz="0" w:space="0" w:color="auto"/>
      </w:divBdr>
    </w:div>
    <w:div w:id="1931356240">
      <w:bodyDiv w:val="1"/>
      <w:marLeft w:val="0"/>
      <w:marRight w:val="0"/>
      <w:marTop w:val="0"/>
      <w:marBottom w:val="0"/>
      <w:divBdr>
        <w:top w:val="none" w:sz="0" w:space="0" w:color="auto"/>
        <w:left w:val="none" w:sz="0" w:space="0" w:color="auto"/>
        <w:bottom w:val="none" w:sz="0" w:space="0" w:color="auto"/>
        <w:right w:val="none" w:sz="0" w:space="0" w:color="auto"/>
      </w:divBdr>
    </w:div>
    <w:div w:id="1939101560">
      <w:bodyDiv w:val="1"/>
      <w:marLeft w:val="0"/>
      <w:marRight w:val="0"/>
      <w:marTop w:val="0"/>
      <w:marBottom w:val="0"/>
      <w:divBdr>
        <w:top w:val="none" w:sz="0" w:space="0" w:color="auto"/>
        <w:left w:val="none" w:sz="0" w:space="0" w:color="auto"/>
        <w:bottom w:val="none" w:sz="0" w:space="0" w:color="auto"/>
        <w:right w:val="none" w:sz="0" w:space="0" w:color="auto"/>
      </w:divBdr>
    </w:div>
    <w:div w:id="1942950823">
      <w:bodyDiv w:val="1"/>
      <w:marLeft w:val="0"/>
      <w:marRight w:val="0"/>
      <w:marTop w:val="0"/>
      <w:marBottom w:val="0"/>
      <w:divBdr>
        <w:top w:val="none" w:sz="0" w:space="0" w:color="auto"/>
        <w:left w:val="none" w:sz="0" w:space="0" w:color="auto"/>
        <w:bottom w:val="none" w:sz="0" w:space="0" w:color="auto"/>
        <w:right w:val="none" w:sz="0" w:space="0" w:color="auto"/>
      </w:divBdr>
    </w:div>
    <w:div w:id="1949308548">
      <w:bodyDiv w:val="1"/>
      <w:marLeft w:val="0"/>
      <w:marRight w:val="0"/>
      <w:marTop w:val="0"/>
      <w:marBottom w:val="0"/>
      <w:divBdr>
        <w:top w:val="none" w:sz="0" w:space="0" w:color="auto"/>
        <w:left w:val="none" w:sz="0" w:space="0" w:color="auto"/>
        <w:bottom w:val="none" w:sz="0" w:space="0" w:color="auto"/>
        <w:right w:val="none" w:sz="0" w:space="0" w:color="auto"/>
      </w:divBdr>
    </w:div>
    <w:div w:id="1950233995">
      <w:bodyDiv w:val="1"/>
      <w:marLeft w:val="0"/>
      <w:marRight w:val="0"/>
      <w:marTop w:val="0"/>
      <w:marBottom w:val="0"/>
      <w:divBdr>
        <w:top w:val="none" w:sz="0" w:space="0" w:color="auto"/>
        <w:left w:val="none" w:sz="0" w:space="0" w:color="auto"/>
        <w:bottom w:val="none" w:sz="0" w:space="0" w:color="auto"/>
        <w:right w:val="none" w:sz="0" w:space="0" w:color="auto"/>
      </w:divBdr>
    </w:div>
    <w:div w:id="1968124095">
      <w:bodyDiv w:val="1"/>
      <w:marLeft w:val="0"/>
      <w:marRight w:val="0"/>
      <w:marTop w:val="0"/>
      <w:marBottom w:val="0"/>
      <w:divBdr>
        <w:top w:val="none" w:sz="0" w:space="0" w:color="auto"/>
        <w:left w:val="none" w:sz="0" w:space="0" w:color="auto"/>
        <w:bottom w:val="none" w:sz="0" w:space="0" w:color="auto"/>
        <w:right w:val="none" w:sz="0" w:space="0" w:color="auto"/>
      </w:divBdr>
    </w:div>
    <w:div w:id="1968732161">
      <w:bodyDiv w:val="1"/>
      <w:marLeft w:val="0"/>
      <w:marRight w:val="0"/>
      <w:marTop w:val="0"/>
      <w:marBottom w:val="0"/>
      <w:divBdr>
        <w:top w:val="none" w:sz="0" w:space="0" w:color="auto"/>
        <w:left w:val="none" w:sz="0" w:space="0" w:color="auto"/>
        <w:bottom w:val="none" w:sz="0" w:space="0" w:color="auto"/>
        <w:right w:val="none" w:sz="0" w:space="0" w:color="auto"/>
      </w:divBdr>
    </w:div>
    <w:div w:id="1978794998">
      <w:bodyDiv w:val="1"/>
      <w:marLeft w:val="0"/>
      <w:marRight w:val="0"/>
      <w:marTop w:val="0"/>
      <w:marBottom w:val="0"/>
      <w:divBdr>
        <w:top w:val="none" w:sz="0" w:space="0" w:color="auto"/>
        <w:left w:val="none" w:sz="0" w:space="0" w:color="auto"/>
        <w:bottom w:val="none" w:sz="0" w:space="0" w:color="auto"/>
        <w:right w:val="none" w:sz="0" w:space="0" w:color="auto"/>
      </w:divBdr>
    </w:div>
    <w:div w:id="1982490947">
      <w:bodyDiv w:val="1"/>
      <w:marLeft w:val="0"/>
      <w:marRight w:val="0"/>
      <w:marTop w:val="0"/>
      <w:marBottom w:val="0"/>
      <w:divBdr>
        <w:top w:val="none" w:sz="0" w:space="0" w:color="auto"/>
        <w:left w:val="none" w:sz="0" w:space="0" w:color="auto"/>
        <w:bottom w:val="none" w:sz="0" w:space="0" w:color="auto"/>
        <w:right w:val="none" w:sz="0" w:space="0" w:color="auto"/>
      </w:divBdr>
    </w:div>
    <w:div w:id="1983654263">
      <w:bodyDiv w:val="1"/>
      <w:marLeft w:val="0"/>
      <w:marRight w:val="0"/>
      <w:marTop w:val="0"/>
      <w:marBottom w:val="0"/>
      <w:divBdr>
        <w:top w:val="none" w:sz="0" w:space="0" w:color="auto"/>
        <w:left w:val="none" w:sz="0" w:space="0" w:color="auto"/>
        <w:bottom w:val="none" w:sz="0" w:space="0" w:color="auto"/>
        <w:right w:val="none" w:sz="0" w:space="0" w:color="auto"/>
      </w:divBdr>
    </w:div>
    <w:div w:id="1984462150">
      <w:bodyDiv w:val="1"/>
      <w:marLeft w:val="0"/>
      <w:marRight w:val="0"/>
      <w:marTop w:val="0"/>
      <w:marBottom w:val="0"/>
      <w:divBdr>
        <w:top w:val="none" w:sz="0" w:space="0" w:color="auto"/>
        <w:left w:val="none" w:sz="0" w:space="0" w:color="auto"/>
        <w:bottom w:val="none" w:sz="0" w:space="0" w:color="auto"/>
        <w:right w:val="none" w:sz="0" w:space="0" w:color="auto"/>
      </w:divBdr>
    </w:div>
    <w:div w:id="2005357607">
      <w:bodyDiv w:val="1"/>
      <w:marLeft w:val="0"/>
      <w:marRight w:val="0"/>
      <w:marTop w:val="0"/>
      <w:marBottom w:val="0"/>
      <w:divBdr>
        <w:top w:val="none" w:sz="0" w:space="0" w:color="auto"/>
        <w:left w:val="none" w:sz="0" w:space="0" w:color="auto"/>
        <w:bottom w:val="none" w:sz="0" w:space="0" w:color="auto"/>
        <w:right w:val="none" w:sz="0" w:space="0" w:color="auto"/>
      </w:divBdr>
    </w:div>
    <w:div w:id="2011366461">
      <w:bodyDiv w:val="1"/>
      <w:marLeft w:val="0"/>
      <w:marRight w:val="0"/>
      <w:marTop w:val="0"/>
      <w:marBottom w:val="0"/>
      <w:divBdr>
        <w:top w:val="none" w:sz="0" w:space="0" w:color="auto"/>
        <w:left w:val="none" w:sz="0" w:space="0" w:color="auto"/>
        <w:bottom w:val="none" w:sz="0" w:space="0" w:color="auto"/>
        <w:right w:val="none" w:sz="0" w:space="0" w:color="auto"/>
      </w:divBdr>
    </w:div>
    <w:div w:id="2011565990">
      <w:bodyDiv w:val="1"/>
      <w:marLeft w:val="0"/>
      <w:marRight w:val="0"/>
      <w:marTop w:val="0"/>
      <w:marBottom w:val="0"/>
      <w:divBdr>
        <w:top w:val="none" w:sz="0" w:space="0" w:color="auto"/>
        <w:left w:val="none" w:sz="0" w:space="0" w:color="auto"/>
        <w:bottom w:val="none" w:sz="0" w:space="0" w:color="auto"/>
        <w:right w:val="none" w:sz="0" w:space="0" w:color="auto"/>
      </w:divBdr>
    </w:div>
    <w:div w:id="2023894259">
      <w:bodyDiv w:val="1"/>
      <w:marLeft w:val="0"/>
      <w:marRight w:val="0"/>
      <w:marTop w:val="0"/>
      <w:marBottom w:val="0"/>
      <w:divBdr>
        <w:top w:val="none" w:sz="0" w:space="0" w:color="auto"/>
        <w:left w:val="none" w:sz="0" w:space="0" w:color="auto"/>
        <w:bottom w:val="none" w:sz="0" w:space="0" w:color="auto"/>
        <w:right w:val="none" w:sz="0" w:space="0" w:color="auto"/>
      </w:divBdr>
    </w:div>
    <w:div w:id="2040162605">
      <w:bodyDiv w:val="1"/>
      <w:marLeft w:val="0"/>
      <w:marRight w:val="0"/>
      <w:marTop w:val="0"/>
      <w:marBottom w:val="0"/>
      <w:divBdr>
        <w:top w:val="none" w:sz="0" w:space="0" w:color="auto"/>
        <w:left w:val="none" w:sz="0" w:space="0" w:color="auto"/>
        <w:bottom w:val="none" w:sz="0" w:space="0" w:color="auto"/>
        <w:right w:val="none" w:sz="0" w:space="0" w:color="auto"/>
      </w:divBdr>
    </w:div>
    <w:div w:id="2042052578">
      <w:bodyDiv w:val="1"/>
      <w:marLeft w:val="0"/>
      <w:marRight w:val="0"/>
      <w:marTop w:val="0"/>
      <w:marBottom w:val="0"/>
      <w:divBdr>
        <w:top w:val="none" w:sz="0" w:space="0" w:color="auto"/>
        <w:left w:val="none" w:sz="0" w:space="0" w:color="auto"/>
        <w:bottom w:val="none" w:sz="0" w:space="0" w:color="auto"/>
        <w:right w:val="none" w:sz="0" w:space="0" w:color="auto"/>
      </w:divBdr>
    </w:div>
    <w:div w:id="2043432818">
      <w:bodyDiv w:val="1"/>
      <w:marLeft w:val="0"/>
      <w:marRight w:val="0"/>
      <w:marTop w:val="0"/>
      <w:marBottom w:val="0"/>
      <w:divBdr>
        <w:top w:val="none" w:sz="0" w:space="0" w:color="auto"/>
        <w:left w:val="none" w:sz="0" w:space="0" w:color="auto"/>
        <w:bottom w:val="none" w:sz="0" w:space="0" w:color="auto"/>
        <w:right w:val="none" w:sz="0" w:space="0" w:color="auto"/>
      </w:divBdr>
      <w:divsChild>
        <w:div w:id="1210191196">
          <w:marLeft w:val="547"/>
          <w:marRight w:val="0"/>
          <w:marTop w:val="0"/>
          <w:marBottom w:val="0"/>
          <w:divBdr>
            <w:top w:val="none" w:sz="0" w:space="0" w:color="auto"/>
            <w:left w:val="none" w:sz="0" w:space="0" w:color="auto"/>
            <w:bottom w:val="none" w:sz="0" w:space="0" w:color="auto"/>
            <w:right w:val="none" w:sz="0" w:space="0" w:color="auto"/>
          </w:divBdr>
        </w:div>
        <w:div w:id="2040159108">
          <w:marLeft w:val="547"/>
          <w:marRight w:val="0"/>
          <w:marTop w:val="0"/>
          <w:marBottom w:val="0"/>
          <w:divBdr>
            <w:top w:val="none" w:sz="0" w:space="0" w:color="auto"/>
            <w:left w:val="none" w:sz="0" w:space="0" w:color="auto"/>
            <w:bottom w:val="none" w:sz="0" w:space="0" w:color="auto"/>
            <w:right w:val="none" w:sz="0" w:space="0" w:color="auto"/>
          </w:divBdr>
        </w:div>
        <w:div w:id="1719619960">
          <w:marLeft w:val="547"/>
          <w:marRight w:val="0"/>
          <w:marTop w:val="0"/>
          <w:marBottom w:val="0"/>
          <w:divBdr>
            <w:top w:val="none" w:sz="0" w:space="0" w:color="auto"/>
            <w:left w:val="none" w:sz="0" w:space="0" w:color="auto"/>
            <w:bottom w:val="none" w:sz="0" w:space="0" w:color="auto"/>
            <w:right w:val="none" w:sz="0" w:space="0" w:color="auto"/>
          </w:divBdr>
        </w:div>
      </w:divsChild>
    </w:div>
    <w:div w:id="2046171407">
      <w:bodyDiv w:val="1"/>
      <w:marLeft w:val="0"/>
      <w:marRight w:val="0"/>
      <w:marTop w:val="0"/>
      <w:marBottom w:val="0"/>
      <w:divBdr>
        <w:top w:val="none" w:sz="0" w:space="0" w:color="auto"/>
        <w:left w:val="none" w:sz="0" w:space="0" w:color="auto"/>
        <w:bottom w:val="none" w:sz="0" w:space="0" w:color="auto"/>
        <w:right w:val="none" w:sz="0" w:space="0" w:color="auto"/>
      </w:divBdr>
    </w:div>
    <w:div w:id="2047828012">
      <w:bodyDiv w:val="1"/>
      <w:marLeft w:val="0"/>
      <w:marRight w:val="0"/>
      <w:marTop w:val="0"/>
      <w:marBottom w:val="0"/>
      <w:divBdr>
        <w:top w:val="none" w:sz="0" w:space="0" w:color="auto"/>
        <w:left w:val="none" w:sz="0" w:space="0" w:color="auto"/>
        <w:bottom w:val="none" w:sz="0" w:space="0" w:color="auto"/>
        <w:right w:val="none" w:sz="0" w:space="0" w:color="auto"/>
      </w:divBdr>
    </w:div>
    <w:div w:id="2048093853">
      <w:bodyDiv w:val="1"/>
      <w:marLeft w:val="0"/>
      <w:marRight w:val="0"/>
      <w:marTop w:val="0"/>
      <w:marBottom w:val="0"/>
      <w:divBdr>
        <w:top w:val="none" w:sz="0" w:space="0" w:color="auto"/>
        <w:left w:val="none" w:sz="0" w:space="0" w:color="auto"/>
        <w:bottom w:val="none" w:sz="0" w:space="0" w:color="auto"/>
        <w:right w:val="none" w:sz="0" w:space="0" w:color="auto"/>
      </w:divBdr>
    </w:div>
    <w:div w:id="2048404809">
      <w:bodyDiv w:val="1"/>
      <w:marLeft w:val="0"/>
      <w:marRight w:val="0"/>
      <w:marTop w:val="0"/>
      <w:marBottom w:val="0"/>
      <w:divBdr>
        <w:top w:val="none" w:sz="0" w:space="0" w:color="auto"/>
        <w:left w:val="none" w:sz="0" w:space="0" w:color="auto"/>
        <w:bottom w:val="none" w:sz="0" w:space="0" w:color="auto"/>
        <w:right w:val="none" w:sz="0" w:space="0" w:color="auto"/>
      </w:divBdr>
      <w:divsChild>
        <w:div w:id="644893301">
          <w:marLeft w:val="144"/>
          <w:marRight w:val="0"/>
          <w:marTop w:val="0"/>
          <w:marBottom w:val="0"/>
          <w:divBdr>
            <w:top w:val="none" w:sz="0" w:space="0" w:color="auto"/>
            <w:left w:val="none" w:sz="0" w:space="0" w:color="auto"/>
            <w:bottom w:val="none" w:sz="0" w:space="0" w:color="auto"/>
            <w:right w:val="none" w:sz="0" w:space="0" w:color="auto"/>
          </w:divBdr>
        </w:div>
      </w:divsChild>
    </w:div>
    <w:div w:id="2062434694">
      <w:bodyDiv w:val="1"/>
      <w:marLeft w:val="0"/>
      <w:marRight w:val="0"/>
      <w:marTop w:val="0"/>
      <w:marBottom w:val="0"/>
      <w:divBdr>
        <w:top w:val="none" w:sz="0" w:space="0" w:color="auto"/>
        <w:left w:val="none" w:sz="0" w:space="0" w:color="auto"/>
        <w:bottom w:val="none" w:sz="0" w:space="0" w:color="auto"/>
        <w:right w:val="none" w:sz="0" w:space="0" w:color="auto"/>
      </w:divBdr>
    </w:div>
    <w:div w:id="2079162132">
      <w:bodyDiv w:val="1"/>
      <w:marLeft w:val="0"/>
      <w:marRight w:val="0"/>
      <w:marTop w:val="0"/>
      <w:marBottom w:val="0"/>
      <w:divBdr>
        <w:top w:val="none" w:sz="0" w:space="0" w:color="auto"/>
        <w:left w:val="none" w:sz="0" w:space="0" w:color="auto"/>
        <w:bottom w:val="none" w:sz="0" w:space="0" w:color="auto"/>
        <w:right w:val="none" w:sz="0" w:space="0" w:color="auto"/>
      </w:divBdr>
    </w:div>
    <w:div w:id="2084059629">
      <w:bodyDiv w:val="1"/>
      <w:marLeft w:val="0"/>
      <w:marRight w:val="0"/>
      <w:marTop w:val="0"/>
      <w:marBottom w:val="0"/>
      <w:divBdr>
        <w:top w:val="none" w:sz="0" w:space="0" w:color="auto"/>
        <w:left w:val="none" w:sz="0" w:space="0" w:color="auto"/>
        <w:bottom w:val="none" w:sz="0" w:space="0" w:color="auto"/>
        <w:right w:val="none" w:sz="0" w:space="0" w:color="auto"/>
      </w:divBdr>
    </w:div>
    <w:div w:id="2089839471">
      <w:bodyDiv w:val="1"/>
      <w:marLeft w:val="0"/>
      <w:marRight w:val="0"/>
      <w:marTop w:val="0"/>
      <w:marBottom w:val="0"/>
      <w:divBdr>
        <w:top w:val="none" w:sz="0" w:space="0" w:color="auto"/>
        <w:left w:val="none" w:sz="0" w:space="0" w:color="auto"/>
        <w:bottom w:val="none" w:sz="0" w:space="0" w:color="auto"/>
        <w:right w:val="none" w:sz="0" w:space="0" w:color="auto"/>
      </w:divBdr>
    </w:div>
    <w:div w:id="2114277773">
      <w:bodyDiv w:val="1"/>
      <w:marLeft w:val="0"/>
      <w:marRight w:val="0"/>
      <w:marTop w:val="0"/>
      <w:marBottom w:val="0"/>
      <w:divBdr>
        <w:top w:val="none" w:sz="0" w:space="0" w:color="auto"/>
        <w:left w:val="none" w:sz="0" w:space="0" w:color="auto"/>
        <w:bottom w:val="none" w:sz="0" w:space="0" w:color="auto"/>
        <w:right w:val="none" w:sz="0" w:space="0" w:color="auto"/>
      </w:divBdr>
    </w:div>
    <w:div w:id="2114781659">
      <w:bodyDiv w:val="1"/>
      <w:marLeft w:val="0"/>
      <w:marRight w:val="0"/>
      <w:marTop w:val="0"/>
      <w:marBottom w:val="0"/>
      <w:divBdr>
        <w:top w:val="none" w:sz="0" w:space="0" w:color="auto"/>
        <w:left w:val="none" w:sz="0" w:space="0" w:color="auto"/>
        <w:bottom w:val="none" w:sz="0" w:space="0" w:color="auto"/>
        <w:right w:val="none" w:sz="0" w:space="0" w:color="auto"/>
      </w:divBdr>
    </w:div>
    <w:div w:id="2117360462">
      <w:bodyDiv w:val="1"/>
      <w:marLeft w:val="0"/>
      <w:marRight w:val="0"/>
      <w:marTop w:val="0"/>
      <w:marBottom w:val="0"/>
      <w:divBdr>
        <w:top w:val="none" w:sz="0" w:space="0" w:color="auto"/>
        <w:left w:val="none" w:sz="0" w:space="0" w:color="auto"/>
        <w:bottom w:val="none" w:sz="0" w:space="0" w:color="auto"/>
        <w:right w:val="none" w:sz="0" w:space="0" w:color="auto"/>
      </w:divBdr>
    </w:div>
    <w:div w:id="2119057732">
      <w:bodyDiv w:val="1"/>
      <w:marLeft w:val="0"/>
      <w:marRight w:val="0"/>
      <w:marTop w:val="0"/>
      <w:marBottom w:val="0"/>
      <w:divBdr>
        <w:top w:val="none" w:sz="0" w:space="0" w:color="auto"/>
        <w:left w:val="none" w:sz="0" w:space="0" w:color="auto"/>
        <w:bottom w:val="none" w:sz="0" w:space="0" w:color="auto"/>
        <w:right w:val="none" w:sz="0" w:space="0" w:color="auto"/>
      </w:divBdr>
    </w:div>
    <w:div w:id="2119175360">
      <w:bodyDiv w:val="1"/>
      <w:marLeft w:val="0"/>
      <w:marRight w:val="0"/>
      <w:marTop w:val="0"/>
      <w:marBottom w:val="0"/>
      <w:divBdr>
        <w:top w:val="none" w:sz="0" w:space="0" w:color="auto"/>
        <w:left w:val="none" w:sz="0" w:space="0" w:color="auto"/>
        <w:bottom w:val="none" w:sz="0" w:space="0" w:color="auto"/>
        <w:right w:val="none" w:sz="0" w:space="0" w:color="auto"/>
      </w:divBdr>
    </w:div>
    <w:div w:id="2121609446">
      <w:bodyDiv w:val="1"/>
      <w:marLeft w:val="0"/>
      <w:marRight w:val="0"/>
      <w:marTop w:val="0"/>
      <w:marBottom w:val="0"/>
      <w:divBdr>
        <w:top w:val="none" w:sz="0" w:space="0" w:color="auto"/>
        <w:left w:val="none" w:sz="0" w:space="0" w:color="auto"/>
        <w:bottom w:val="none" w:sz="0" w:space="0" w:color="auto"/>
        <w:right w:val="none" w:sz="0" w:space="0" w:color="auto"/>
      </w:divBdr>
    </w:div>
    <w:div w:id="2126609721">
      <w:bodyDiv w:val="1"/>
      <w:marLeft w:val="0"/>
      <w:marRight w:val="0"/>
      <w:marTop w:val="0"/>
      <w:marBottom w:val="0"/>
      <w:divBdr>
        <w:top w:val="none" w:sz="0" w:space="0" w:color="auto"/>
        <w:left w:val="none" w:sz="0" w:space="0" w:color="auto"/>
        <w:bottom w:val="none" w:sz="0" w:space="0" w:color="auto"/>
        <w:right w:val="none" w:sz="0" w:space="0" w:color="auto"/>
      </w:divBdr>
    </w:div>
    <w:div w:id="21267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microsoft.com/office/2018/08/relationships/commentsExtensible" Target="commentsExtensible.xml" Id="rId12" /><Relationship Type="http://schemas.openxmlformats.org/officeDocument/2006/relationships/numbering" Target="numbering.xml" Id="rId2" /><Relationship Type="http://schemas.microsoft.com/office/2019/05/relationships/documenttasks" Target="documenttasks/documenttasks1.xml" Id="rId16" /><Relationship Type="http://schemas.openxmlformats.org/officeDocument/2006/relationships/customXml" Target="../customXml/item1.xml" Id="rId1" /><Relationship Type="http://schemas.openxmlformats.org/officeDocument/2006/relationships/footnotes" Target="footnotes.xml" Id="rId6" /><Relationship Type="http://schemas.microsoft.com/office/2016/09/relationships/commentsIds" Target="commentsIds.xml" Id="rId11" /><Relationship Type="http://schemas.openxmlformats.org/officeDocument/2006/relationships/webSettings" Target="webSettings.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settings" Target="settings.xml" Id="rId4" /><Relationship Type="http://schemas.openxmlformats.org/officeDocument/2006/relationships/comments" Target="comments.xml" Id="rId9" /><Relationship Type="http://schemas.microsoft.com/office/2011/relationships/people" Target="people.xml" Id="rId14" /><Relationship Type="http://schemas.microsoft.com/office/2020/10/relationships/intelligence" Target="intelligence2.xml" Id="Rd9e8d7552a954781" /></Relationships>
</file>

<file path=word/documenttasks/documenttasks1.xml><?xml version="1.0" encoding="utf-8"?>
<t:Tasks xmlns:t="http://schemas.microsoft.com/office/tasks/2019/documenttasks" xmlns:oel="http://schemas.microsoft.com/office/2019/extlst">
  <t:Task id="{545A87B1-AAF8-4763-8BA7-14BC60A8B671}">
    <t:Anchor>
      <t:Comment id="1748516810"/>
    </t:Anchor>
    <t:History>
      <t:Event id="{B28185A3-C90F-4257-AE85-72F6F16C56AD}" time="2026-02-24T16:02:18.184Z">
        <t:Attribution userId="S::Stefanvantonder@pppmopwr.co.za::05b849ed-d2c9-4fb3-8712-e73a8df2bbb4" userProvider="AD" userName="Stefan Van Tonder"/>
        <t:Anchor>
          <t:Comment id="1748516810"/>
        </t:Anchor>
        <t:Create/>
      </t:Event>
      <t:Event id="{7B73C623-C6C1-46E7-905F-93D7736E3519}" time="2026-02-24T16:02:18.184Z">
        <t:Attribution userId="S::Stefanvantonder@pppmopwr.co.za::05b849ed-d2c9-4fb3-8712-e73a8df2bbb4" userProvider="AD" userName="Stefan Van Tonder"/>
        <t:Anchor>
          <t:Comment id="1748516810"/>
        </t:Anchor>
        <t:Assign userId="S::mnyazanan@pppmopwr.co.za::e2ce1d9a-b953-4c90-a076-afd9fd968334" userProvider="AD" userName="Nelisiwe Mnyazana"/>
      </t:Event>
      <t:Event id="{8D5553C4-3737-4FD9-B238-CCC122456C7C}" time="2026-02-24T16:02:18.184Z">
        <t:Attribution userId="S::Stefanvantonder@pppmopwr.co.za::05b849ed-d2c9-4fb3-8712-e73a8df2bbb4" userProvider="AD" userName="Stefan Van Tonder"/>
        <t:Anchor>
          <t:Comment id="1748516810"/>
        </t:Anchor>
        <t:SetTitle title="Not a change management expert, @Nelisiwe Mnyazana can you look at this pleas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A2E3-7259-4E70-9CD6-BC10884FD6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CIPMS Implimentation Project Charter</dc:title>
  <dc:subject/>
  <dc:creator>Nkosiyedwa Sam;Stefan van Tonder</dc:creator>
  <keywords>Project Charter</keywords>
  <dc:description/>
  <lastModifiedBy>Secretariat PPPMOPWR</lastModifiedBy>
  <revision>5</revision>
  <lastPrinted>2026-01-22T10:28:00.0000000Z</lastPrinted>
  <dcterms:created xsi:type="dcterms:W3CDTF">2026-04-14T12:57:00.0000000Z</dcterms:created>
  <dcterms:modified xsi:type="dcterms:W3CDTF">2026-05-21T09:31:19.6653383Z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4300d06a6df650f9ca40734526c9e81e0471a19a50c7216e7aea008ccfeb0912</vt:lpwstr>
  </property>
</Properties>
</file>